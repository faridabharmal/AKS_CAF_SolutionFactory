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F52" w:rsidRPr="00967A41" w:rsidRDefault="00967A41" w:rsidP="00173F52">
      <w:pPr>
        <w:spacing w:before="100" w:beforeAutospacing="1" w:after="100" w:afterAutospacing="1" w:line="240" w:lineRule="auto"/>
        <w:ind w:left="37"/>
        <w:rPr>
          <w:rFonts w:eastAsia="Times New Roman" w:cstheme="minorHAnsi"/>
          <w:b/>
          <w:bCs/>
          <w:sz w:val="32"/>
          <w:szCs w:val="32"/>
          <w:u w:val="single"/>
        </w:rPr>
      </w:pPr>
      <w:r w:rsidRPr="00967A41">
        <w:rPr>
          <w:rFonts w:eastAsia="Times New Roman" w:cstheme="minorHAnsi"/>
          <w:b/>
          <w:bCs/>
          <w:sz w:val="32"/>
          <w:szCs w:val="32"/>
          <w:u w:val="single"/>
        </w:rPr>
        <w:t>Prerequisites:</w:t>
      </w:r>
      <w:r w:rsidR="00173F52" w:rsidRPr="00967A41">
        <w:rPr>
          <w:rFonts w:eastAsia="Times New Roman" w:cstheme="minorHAnsi"/>
          <w:b/>
          <w:bCs/>
          <w:sz w:val="32"/>
          <w:szCs w:val="32"/>
          <w:u w:val="single"/>
        </w:rPr>
        <w:t xml:space="preserve"> </w:t>
      </w:r>
    </w:p>
    <w:p w:rsidR="00967A41" w:rsidRDefault="00173F52" w:rsidP="00291D4E">
      <w:pPr>
        <w:numPr>
          <w:ilvl w:val="0"/>
          <w:numId w:val="1"/>
        </w:numPr>
        <w:spacing w:before="100" w:beforeAutospacing="1" w:after="100" w:afterAutospacing="1" w:line="240" w:lineRule="auto"/>
        <w:ind w:left="397"/>
        <w:rPr>
          <w:rFonts w:eastAsia="Times New Roman" w:cstheme="minorHAnsi"/>
        </w:rPr>
      </w:pPr>
      <w:r w:rsidRPr="00967A41">
        <w:rPr>
          <w:rFonts w:eastAsia="Times New Roman" w:cstheme="minorHAnsi"/>
        </w:rPr>
        <w:t>An </w:t>
      </w:r>
      <w:hyperlink r:id="rId5" w:tgtFrame="_blank" w:history="1">
        <w:r w:rsidRPr="00967A41">
          <w:rPr>
            <w:rFonts w:eastAsia="Times New Roman" w:cstheme="minorHAnsi"/>
          </w:rPr>
          <w:t>Azure</w:t>
        </w:r>
      </w:hyperlink>
      <w:r w:rsidRPr="00967A41">
        <w:rPr>
          <w:rFonts w:eastAsia="Times New Roman" w:cstheme="minorHAnsi"/>
        </w:rPr>
        <w:t> account with a </w:t>
      </w:r>
      <w:hyperlink r:id="rId6" w:tgtFrame="_blank" w:history="1">
        <w:r w:rsidRPr="00967A41">
          <w:rPr>
            <w:rFonts w:eastAsia="Times New Roman" w:cstheme="minorHAnsi"/>
          </w:rPr>
          <w:t>subscription</w:t>
        </w:r>
      </w:hyperlink>
    </w:p>
    <w:p w:rsidR="00173F52" w:rsidRPr="00967A41" w:rsidRDefault="00490816" w:rsidP="00291D4E">
      <w:pPr>
        <w:numPr>
          <w:ilvl w:val="0"/>
          <w:numId w:val="1"/>
        </w:numPr>
        <w:spacing w:before="100" w:beforeAutospacing="1" w:after="100" w:afterAutospacing="1" w:line="240" w:lineRule="auto"/>
        <w:ind w:left="397"/>
        <w:rPr>
          <w:rFonts w:eastAsia="Times New Roman" w:cstheme="minorHAnsi"/>
        </w:rPr>
      </w:pPr>
      <w:hyperlink r:id="rId7" w:tgtFrame="_blank" w:history="1">
        <w:r w:rsidR="00173F52" w:rsidRPr="00967A41">
          <w:rPr>
            <w:rFonts w:eastAsia="Times New Roman" w:cstheme="minorHAnsi"/>
          </w:rPr>
          <w:t>Azure CLI</w:t>
        </w:r>
      </w:hyperlink>
      <w:r w:rsidR="00967A41">
        <w:rPr>
          <w:rFonts w:eastAsia="Times New Roman" w:cstheme="minorHAnsi"/>
        </w:rPr>
        <w:t> installed and configured</w:t>
      </w:r>
    </w:p>
    <w:p w:rsidR="00173F52" w:rsidRPr="00967A41" w:rsidRDefault="00173F52" w:rsidP="00173F52">
      <w:pPr>
        <w:numPr>
          <w:ilvl w:val="0"/>
          <w:numId w:val="1"/>
        </w:numPr>
        <w:spacing w:before="100" w:beforeAutospacing="1" w:after="100" w:afterAutospacing="1" w:line="240" w:lineRule="auto"/>
        <w:ind w:left="397"/>
        <w:rPr>
          <w:rFonts w:eastAsia="Times New Roman" w:cstheme="minorHAnsi"/>
        </w:rPr>
      </w:pPr>
      <w:r w:rsidRPr="00967A41">
        <w:rPr>
          <w:rFonts w:eastAsia="Times New Roman" w:cstheme="minorHAnsi"/>
        </w:rPr>
        <w:t>Kubernetes command-line tool </w:t>
      </w:r>
      <w:proofErr w:type="spellStart"/>
      <w:r w:rsidRPr="00967A41">
        <w:rPr>
          <w:rFonts w:eastAsia="Times New Roman" w:cstheme="minorHAnsi"/>
        </w:rPr>
        <w:fldChar w:fldCharType="begin"/>
      </w:r>
      <w:r w:rsidRPr="00967A41">
        <w:rPr>
          <w:rFonts w:eastAsia="Times New Roman" w:cstheme="minorHAnsi"/>
        </w:rPr>
        <w:instrText xml:space="preserve"> HYPERLINK "https://kubernetes.io/docs/tasks/tools/install-kubectl/" \t "_blank" </w:instrText>
      </w:r>
      <w:r w:rsidRPr="00967A41">
        <w:rPr>
          <w:rFonts w:eastAsia="Times New Roman" w:cstheme="minorHAnsi"/>
        </w:rPr>
        <w:fldChar w:fldCharType="separate"/>
      </w:r>
      <w:r w:rsidRPr="00967A41">
        <w:rPr>
          <w:rFonts w:eastAsia="Times New Roman" w:cstheme="minorHAnsi"/>
        </w:rPr>
        <w:t>kubectl</w:t>
      </w:r>
      <w:proofErr w:type="spellEnd"/>
      <w:r w:rsidRPr="00967A41">
        <w:rPr>
          <w:rFonts w:eastAsia="Times New Roman" w:cstheme="minorHAnsi"/>
        </w:rPr>
        <w:fldChar w:fldCharType="end"/>
      </w:r>
      <w:r w:rsidR="00967A41">
        <w:rPr>
          <w:rFonts w:eastAsia="Times New Roman" w:cstheme="minorHAnsi"/>
        </w:rPr>
        <w:t> installed</w:t>
      </w:r>
    </w:p>
    <w:p w:rsidR="00173F52" w:rsidRPr="00967A41" w:rsidRDefault="00173F52" w:rsidP="00173F52">
      <w:pPr>
        <w:numPr>
          <w:ilvl w:val="0"/>
          <w:numId w:val="1"/>
        </w:numPr>
        <w:spacing w:before="100" w:beforeAutospacing="1" w:after="100" w:afterAutospacing="1" w:line="240" w:lineRule="auto"/>
        <w:ind w:left="397"/>
        <w:rPr>
          <w:rFonts w:eastAsia="Times New Roman" w:cstheme="minorHAnsi"/>
        </w:rPr>
      </w:pPr>
      <w:r w:rsidRPr="00967A41">
        <w:rPr>
          <w:rFonts w:eastAsia="Times New Roman" w:cstheme="minorHAnsi"/>
        </w:rPr>
        <w:t>Lastly, make sure the Azur</w:t>
      </w:r>
      <w:r w:rsidR="00967A41">
        <w:rPr>
          <w:rFonts w:eastAsia="Times New Roman" w:cstheme="minorHAnsi"/>
        </w:rPr>
        <w:t>e subscription you use has the following</w:t>
      </w:r>
      <w:r w:rsidRPr="00967A41">
        <w:rPr>
          <w:rFonts w:eastAsia="Times New Roman" w:cstheme="minorHAnsi"/>
        </w:rPr>
        <w:t xml:space="preserve"> required resources: Storage, Compute, Networking, and </w:t>
      </w:r>
      <w:proofErr w:type="spellStart"/>
      <w:r w:rsidRPr="00967A41">
        <w:rPr>
          <w:rFonts w:eastAsia="Times New Roman" w:cstheme="minorHAnsi"/>
        </w:rPr>
        <w:t>ContainerService</w:t>
      </w:r>
      <w:proofErr w:type="spellEnd"/>
    </w:p>
    <w:p w:rsidR="00173F52" w:rsidRPr="00967A41" w:rsidRDefault="00173F52" w:rsidP="00173F52">
      <w:pPr>
        <w:spacing w:before="240" w:after="168" w:line="240" w:lineRule="auto"/>
        <w:outlineLvl w:val="3"/>
        <w:rPr>
          <w:rFonts w:eastAsia="Times New Roman" w:cstheme="minorHAnsi"/>
          <w:color w:val="000000"/>
          <w:sz w:val="28"/>
          <w:szCs w:val="28"/>
        </w:rPr>
      </w:pPr>
      <w:r w:rsidRPr="00967A41">
        <w:rPr>
          <w:rFonts w:eastAsia="Times New Roman" w:cstheme="minorHAnsi"/>
          <w:color w:val="000000"/>
          <w:sz w:val="28"/>
          <w:szCs w:val="28"/>
        </w:rPr>
        <w:t>Register required resources in the subscription</w:t>
      </w:r>
    </w:p>
    <w:p w:rsidR="00173F52" w:rsidRPr="00967A41" w:rsidRDefault="00173F52" w:rsidP="00173F52">
      <w:pPr>
        <w:spacing w:after="240" w:line="240" w:lineRule="auto"/>
        <w:rPr>
          <w:rFonts w:eastAsia="Times New Roman" w:cstheme="minorHAnsi"/>
        </w:rPr>
      </w:pPr>
      <w:r w:rsidRPr="00967A41">
        <w:rPr>
          <w:rFonts w:eastAsia="Times New Roman" w:cstheme="minorHAnsi"/>
        </w:rPr>
        <w:t>Go to the subscription page by clicking on the “All services” link (1) in the top-left panel, then click on the “Subscriptions” link (2). You can see the steps indicated in the screenshot below.</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3025775"/>
            <wp:effectExtent l="0" t="0" r="0" b="3175"/>
            <wp:docPr id="23" name="Picture 23" descr="Microsoft Azur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A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p>
    <w:p w:rsidR="00E41013" w:rsidRDefault="00173F52" w:rsidP="00173F52">
      <w:pPr>
        <w:spacing w:after="240" w:line="240" w:lineRule="auto"/>
        <w:rPr>
          <w:rFonts w:ascii="Times New Roman" w:eastAsia="Times New Roman" w:hAnsi="Times New Roman" w:cs="Times New Roman"/>
          <w:sz w:val="24"/>
          <w:szCs w:val="24"/>
        </w:rPr>
      </w:pPr>
      <w:r w:rsidRPr="00967A41">
        <w:rPr>
          <w:rFonts w:eastAsia="Times New Roman" w:cstheme="minorHAnsi"/>
        </w:rPr>
        <w:t xml:space="preserve">Select the subscription </w:t>
      </w:r>
      <w:r w:rsidR="00E41013" w:rsidRPr="00967A41">
        <w:rPr>
          <w:rFonts w:eastAsia="Times New Roman" w:cstheme="minorHAnsi"/>
        </w:rPr>
        <w:t>to</w:t>
      </w:r>
      <w:r w:rsidRPr="00967A41">
        <w:rPr>
          <w:rFonts w:eastAsia="Times New Roman" w:cstheme="minorHAnsi"/>
        </w:rPr>
        <w:t xml:space="preserve"> to create the AKS cluster</w:t>
      </w:r>
      <w:r w:rsidRPr="00173F52">
        <w:rPr>
          <w:rFonts w:ascii="Times New Roman" w:eastAsia="Times New Roman" w:hAnsi="Times New Roman" w:cs="Times New Roman"/>
          <w:sz w:val="24"/>
          <w:szCs w:val="24"/>
        </w:rPr>
        <w:t xml:space="preserve">. </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extent cx="5943600" cy="2810510"/>
            <wp:effectExtent l="0" t="0" r="0" b="8890"/>
            <wp:docPr id="22" name="Picture 22" descr="Microsoft Azure AKS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Azure AKS Subscrip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rsidR="00173F52" w:rsidRPr="00270662" w:rsidRDefault="00173F52" w:rsidP="00173F52">
      <w:pPr>
        <w:spacing w:after="240" w:line="240" w:lineRule="auto"/>
        <w:rPr>
          <w:rFonts w:eastAsia="Times New Roman" w:cstheme="minorHAnsi"/>
        </w:rPr>
      </w:pPr>
      <w:r w:rsidRPr="00270662">
        <w:rPr>
          <w:rFonts w:eastAsia="Times New Roman" w:cstheme="minorHAnsi"/>
        </w:rPr>
        <w:t>Scroll down and click on the “Resource providers” link to register or review the resources needed.</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4262755"/>
            <wp:effectExtent l="0" t="0" r="0" b="4445"/>
            <wp:docPr id="21" name="Picture 21" descr="Azure Pass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ass A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rsidR="00173F52" w:rsidRPr="00F80B6F" w:rsidRDefault="00173F52" w:rsidP="00173F52">
      <w:pPr>
        <w:spacing w:after="240" w:line="240" w:lineRule="auto"/>
        <w:rPr>
          <w:rFonts w:eastAsia="Times New Roman" w:cstheme="minorHAnsi"/>
        </w:rPr>
      </w:pPr>
      <w:r w:rsidRPr="00F80B6F">
        <w:rPr>
          <w:rFonts w:eastAsia="Times New Roman" w:cstheme="minorHAnsi"/>
        </w:rPr>
        <w:t xml:space="preserve">Search (1) for the resources listed before: Storage, Compute, Networking, and </w:t>
      </w:r>
      <w:proofErr w:type="spellStart"/>
      <w:r w:rsidRPr="00F80B6F">
        <w:rPr>
          <w:rFonts w:eastAsia="Times New Roman" w:cstheme="minorHAnsi"/>
        </w:rPr>
        <w:t>ContainerService</w:t>
      </w:r>
      <w:proofErr w:type="spellEnd"/>
      <w:r w:rsidRPr="00F80B6F">
        <w:rPr>
          <w:rFonts w:eastAsia="Times New Roman" w:cstheme="minorHAnsi"/>
        </w:rPr>
        <w:t>. If it’s not registered, click on the “Register” (2) link and wait.</w:t>
      </w:r>
    </w:p>
    <w:p w:rsidR="00F80B6F" w:rsidRDefault="00173F52" w:rsidP="00F80B6F">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extent cx="5943600" cy="1691005"/>
            <wp:effectExtent l="0" t="0" r="0" b="4445"/>
            <wp:docPr id="20" name="Picture 20" descr="Azure Pass A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Pass AK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rsidR="00F80B6F" w:rsidRPr="0032356F" w:rsidRDefault="0032356F" w:rsidP="00F80B6F">
      <w:pPr>
        <w:spacing w:after="240" w:line="240" w:lineRule="auto"/>
        <w:rPr>
          <w:rFonts w:eastAsia="Times New Roman" w:cstheme="minorHAnsi"/>
          <w:rPrChange w:id="0" w:author="Madhuri K S" w:date="2020-05-21T18:13:00Z">
            <w:rPr>
              <w:rFonts w:ascii="Times New Roman" w:eastAsia="Times New Roman" w:hAnsi="Times New Roman" w:cs="Times New Roman"/>
              <w:sz w:val="24"/>
              <w:szCs w:val="24"/>
            </w:rPr>
          </w:rPrChange>
        </w:rPr>
      </w:pPr>
      <w:ins w:id="1" w:author="Madhuri K S" w:date="2020-05-21T18:13:00Z">
        <w:r>
          <w:rPr>
            <w:rFonts w:eastAsia="Times New Roman" w:cstheme="minorHAnsi"/>
          </w:rPr>
          <w:t>There are two methods that can be followed, which are given below:</w:t>
        </w:r>
      </w:ins>
    </w:p>
    <w:p w:rsidR="00173F52" w:rsidRPr="0032356F" w:rsidRDefault="00173F52" w:rsidP="00F80B6F">
      <w:pPr>
        <w:spacing w:after="240" w:line="240" w:lineRule="auto"/>
        <w:rPr>
          <w:rFonts w:eastAsia="Times New Roman" w:cstheme="minorHAnsi"/>
          <w:sz w:val="24"/>
          <w:szCs w:val="24"/>
          <w:rPrChange w:id="2" w:author="Madhuri K S" w:date="2020-05-21T18:14:00Z">
            <w:rPr>
              <w:rFonts w:ascii="Times New Roman" w:eastAsia="Times New Roman" w:hAnsi="Times New Roman" w:cs="Times New Roman"/>
              <w:sz w:val="24"/>
              <w:szCs w:val="24"/>
            </w:rPr>
          </w:rPrChange>
        </w:rPr>
      </w:pPr>
      <w:r w:rsidRPr="0032356F">
        <w:rPr>
          <w:rFonts w:eastAsia="Times New Roman" w:cstheme="minorHAnsi"/>
          <w:color w:val="000000"/>
          <w:sz w:val="24"/>
          <w:szCs w:val="24"/>
          <w:rPrChange w:id="3" w:author="Madhuri K S" w:date="2020-05-21T18:14:00Z">
            <w:rPr>
              <w:rFonts w:ascii="Arial" w:eastAsia="Times New Roman" w:hAnsi="Arial" w:cs="Arial"/>
              <w:color w:val="000000"/>
              <w:sz w:val="30"/>
              <w:szCs w:val="30"/>
            </w:rPr>
          </w:rPrChange>
        </w:rPr>
        <w:t>Method 1: Creating an AKS/Azure Container Service cluster using the Azure Portal</w:t>
      </w:r>
    </w:p>
    <w:p w:rsidR="00173F52" w:rsidRPr="00173F52" w:rsidRDefault="0032356F" w:rsidP="00173F52">
      <w:pPr>
        <w:spacing w:after="240" w:line="240" w:lineRule="auto"/>
        <w:rPr>
          <w:rFonts w:ascii="Times New Roman" w:eastAsia="Times New Roman" w:hAnsi="Times New Roman" w:cs="Times New Roman"/>
          <w:sz w:val="24"/>
          <w:szCs w:val="24"/>
        </w:rPr>
      </w:pPr>
      <w:ins w:id="4" w:author="Madhuri K S" w:date="2020-05-21T18:14:00Z">
        <w:r>
          <w:rPr>
            <w:rFonts w:eastAsia="Times New Roman" w:cstheme="minorHAnsi"/>
            <w:sz w:val="24"/>
            <w:szCs w:val="24"/>
          </w:rPr>
          <w:t xml:space="preserve">It is </w:t>
        </w:r>
      </w:ins>
      <w:del w:id="5" w:author="Madhuri K S" w:date="2020-05-21T18:14:00Z">
        <w:r w:rsidR="00173F52" w:rsidRPr="0032356F" w:rsidDel="0032356F">
          <w:rPr>
            <w:rFonts w:eastAsia="Times New Roman" w:cstheme="minorHAnsi"/>
            <w:sz w:val="24"/>
            <w:szCs w:val="24"/>
            <w:rPrChange w:id="6" w:author="Madhuri K S" w:date="2020-05-21T18:14:00Z">
              <w:rPr>
                <w:rFonts w:ascii="Times New Roman" w:eastAsia="Times New Roman" w:hAnsi="Times New Roman" w:cs="Times New Roman"/>
                <w:sz w:val="24"/>
                <w:szCs w:val="24"/>
              </w:rPr>
            </w:rPrChange>
          </w:rPr>
          <w:delText xml:space="preserve">At the time of writing, AKS is in preview, meaning that the following screenshots and instructions might change by the time you’re reading this post. I </w:delText>
        </w:r>
      </w:del>
      <w:r w:rsidR="00173F52" w:rsidRPr="0032356F">
        <w:rPr>
          <w:rFonts w:eastAsia="Times New Roman" w:cstheme="minorHAnsi"/>
          <w:sz w:val="24"/>
          <w:szCs w:val="24"/>
          <w:rPrChange w:id="7" w:author="Madhuri K S" w:date="2020-05-21T18:14:00Z">
            <w:rPr>
              <w:rFonts w:ascii="Times New Roman" w:eastAsia="Times New Roman" w:hAnsi="Times New Roman" w:cs="Times New Roman"/>
              <w:sz w:val="24"/>
              <w:szCs w:val="24"/>
            </w:rPr>
          </w:rPrChange>
        </w:rPr>
        <w:t>recommend</w:t>
      </w:r>
      <w:ins w:id="8" w:author="Madhuri K S" w:date="2020-05-21T18:14:00Z">
        <w:r>
          <w:rPr>
            <w:rFonts w:eastAsia="Times New Roman" w:cstheme="minorHAnsi"/>
            <w:sz w:val="24"/>
            <w:szCs w:val="24"/>
          </w:rPr>
          <w:t xml:space="preserve">ed to </w:t>
        </w:r>
      </w:ins>
      <w:del w:id="9" w:author="Madhuri K S" w:date="2020-05-21T18:14:00Z">
        <w:r w:rsidR="00173F52" w:rsidRPr="0032356F" w:rsidDel="0032356F">
          <w:rPr>
            <w:rFonts w:eastAsia="Times New Roman" w:cstheme="minorHAnsi"/>
            <w:sz w:val="24"/>
            <w:szCs w:val="24"/>
            <w:rPrChange w:id="10" w:author="Madhuri K S" w:date="2020-05-21T18:14:00Z">
              <w:rPr>
                <w:rFonts w:ascii="Times New Roman" w:eastAsia="Times New Roman" w:hAnsi="Times New Roman" w:cs="Times New Roman"/>
                <w:sz w:val="24"/>
                <w:szCs w:val="24"/>
              </w:rPr>
            </w:rPrChange>
          </w:rPr>
          <w:delText xml:space="preserve"> you l</w:delText>
        </w:r>
      </w:del>
      <w:ins w:id="11" w:author="Madhuri K S" w:date="2020-05-21T18:18:00Z">
        <w:r>
          <w:rPr>
            <w:rFonts w:eastAsia="Times New Roman" w:cstheme="minorHAnsi"/>
            <w:sz w:val="24"/>
            <w:szCs w:val="24"/>
          </w:rPr>
          <w:t xml:space="preserve">check </w:t>
        </w:r>
      </w:ins>
      <w:del w:id="12" w:author="Madhuri K S" w:date="2020-05-21T18:17:00Z">
        <w:r w:rsidR="00173F52" w:rsidRPr="0032356F" w:rsidDel="0032356F">
          <w:rPr>
            <w:rFonts w:eastAsia="Times New Roman" w:cstheme="minorHAnsi"/>
            <w:sz w:val="24"/>
            <w:szCs w:val="24"/>
            <w:rPrChange w:id="13" w:author="Madhuri K S" w:date="2020-05-21T18:14:00Z">
              <w:rPr>
                <w:rFonts w:ascii="Times New Roman" w:eastAsia="Times New Roman" w:hAnsi="Times New Roman" w:cs="Times New Roman"/>
                <w:sz w:val="24"/>
                <w:szCs w:val="24"/>
              </w:rPr>
            </w:rPrChange>
          </w:rPr>
          <w:delText>ook</w:delText>
        </w:r>
      </w:del>
      <w:del w:id="14" w:author="Madhuri K S" w:date="2020-05-21T18:18:00Z">
        <w:r w:rsidR="00173F52" w:rsidRPr="0032356F" w:rsidDel="0032356F">
          <w:rPr>
            <w:rFonts w:eastAsia="Times New Roman" w:cstheme="minorHAnsi"/>
            <w:sz w:val="24"/>
            <w:szCs w:val="24"/>
            <w:rPrChange w:id="15" w:author="Madhuri K S" w:date="2020-05-21T18:14:00Z">
              <w:rPr>
                <w:rFonts w:ascii="Times New Roman" w:eastAsia="Times New Roman" w:hAnsi="Times New Roman" w:cs="Times New Roman"/>
                <w:sz w:val="24"/>
                <w:szCs w:val="24"/>
              </w:rPr>
            </w:rPrChange>
          </w:rPr>
          <w:delText xml:space="preserve"> at t</w:delText>
        </w:r>
      </w:del>
      <w:ins w:id="16" w:author="Madhuri K S" w:date="2020-05-21T18:18:00Z">
        <w:r>
          <w:rPr>
            <w:rFonts w:eastAsia="Times New Roman" w:cstheme="minorHAnsi"/>
            <w:sz w:val="24"/>
            <w:szCs w:val="24"/>
          </w:rPr>
          <w:t>t</w:t>
        </w:r>
      </w:ins>
      <w:r w:rsidR="00173F52" w:rsidRPr="0032356F">
        <w:rPr>
          <w:rFonts w:eastAsia="Times New Roman" w:cstheme="minorHAnsi"/>
          <w:sz w:val="24"/>
          <w:szCs w:val="24"/>
          <w:rPrChange w:id="17" w:author="Madhuri K S" w:date="2020-05-21T18:14:00Z">
            <w:rPr>
              <w:rFonts w:ascii="Times New Roman" w:eastAsia="Times New Roman" w:hAnsi="Times New Roman" w:cs="Times New Roman"/>
              <w:sz w:val="24"/>
              <w:szCs w:val="24"/>
            </w:rPr>
          </w:rPrChange>
        </w:rPr>
        <w:t>he official A</w:t>
      </w:r>
      <w:ins w:id="18" w:author="Madhuri K S" w:date="2020-05-21T18:15:00Z">
        <w:r>
          <w:rPr>
            <w:rFonts w:eastAsia="Times New Roman" w:cstheme="minorHAnsi"/>
            <w:sz w:val="24"/>
            <w:szCs w:val="24"/>
          </w:rPr>
          <w:t>KS d</w:t>
        </w:r>
      </w:ins>
      <w:ins w:id="19" w:author="Madhuri K S" w:date="2020-05-21T18:18:00Z">
        <w:r>
          <w:rPr>
            <w:rFonts w:eastAsia="Times New Roman" w:cstheme="minorHAnsi"/>
            <w:sz w:val="24"/>
            <w:szCs w:val="24"/>
          </w:rPr>
          <w:t xml:space="preserve">ocuments </w:t>
        </w:r>
      </w:ins>
      <w:del w:id="20" w:author="Madhuri K S" w:date="2020-05-21T18:15:00Z">
        <w:r w:rsidR="00173F52" w:rsidRPr="0032356F" w:rsidDel="0032356F">
          <w:rPr>
            <w:rFonts w:eastAsia="Times New Roman" w:cstheme="minorHAnsi"/>
            <w:sz w:val="24"/>
            <w:szCs w:val="24"/>
            <w:rPrChange w:id="21" w:author="Madhuri K S" w:date="2020-05-21T18:14:00Z">
              <w:rPr>
                <w:rFonts w:ascii="Times New Roman" w:eastAsia="Times New Roman" w:hAnsi="Times New Roman" w:cs="Times New Roman"/>
                <w:sz w:val="24"/>
                <w:szCs w:val="24"/>
              </w:rPr>
            </w:rPrChange>
          </w:rPr>
          <w:delText>KS </w:delText>
        </w:r>
      </w:del>
      <w:del w:id="22" w:author="Madhuri K S" w:date="2020-05-21T18:18:00Z">
        <w:r w:rsidR="00173F52" w:rsidRPr="0032356F" w:rsidDel="0032356F">
          <w:rPr>
            <w:rFonts w:eastAsia="Times New Roman" w:cstheme="minorHAnsi"/>
            <w:color w:val="60C322"/>
            <w:sz w:val="24"/>
            <w:szCs w:val="24"/>
            <w:u w:val="single"/>
            <w:rPrChange w:id="23" w:author="Madhuri K S" w:date="2020-05-21T18:14:00Z">
              <w:rPr>
                <w:rFonts w:ascii="Times New Roman" w:eastAsia="Times New Roman" w:hAnsi="Times New Roman" w:cs="Times New Roman"/>
                <w:color w:val="60C322"/>
                <w:sz w:val="24"/>
                <w:szCs w:val="24"/>
                <w:u w:val="single"/>
              </w:rPr>
            </w:rPrChange>
          </w:rPr>
          <w:delText>docs</w:delText>
        </w:r>
        <w:r w:rsidR="00173F52" w:rsidRPr="0032356F" w:rsidDel="0032356F">
          <w:rPr>
            <w:rFonts w:eastAsia="Times New Roman" w:cstheme="minorHAnsi"/>
            <w:sz w:val="24"/>
            <w:szCs w:val="24"/>
            <w:rPrChange w:id="24" w:author="Madhuri K S" w:date="2020-05-21T18:14:00Z">
              <w:rPr>
                <w:rFonts w:ascii="Times New Roman" w:eastAsia="Times New Roman" w:hAnsi="Times New Roman" w:cs="Times New Roman"/>
                <w:sz w:val="24"/>
                <w:szCs w:val="24"/>
              </w:rPr>
            </w:rPrChange>
          </w:rPr>
          <w:delText xml:space="preserve"> in case things </w:delText>
        </w:r>
      </w:del>
      <w:ins w:id="25" w:author="Madhuri K S" w:date="2020-05-21T18:18:00Z">
        <w:r>
          <w:rPr>
            <w:rFonts w:eastAsia="Times New Roman" w:cstheme="minorHAnsi"/>
            <w:sz w:val="24"/>
            <w:szCs w:val="24"/>
          </w:rPr>
          <w:t>before proceeding further</w:t>
        </w:r>
      </w:ins>
      <w:del w:id="26" w:author="Madhuri K S" w:date="2020-05-21T18:18:00Z">
        <w:r w:rsidR="00173F52" w:rsidRPr="0032356F" w:rsidDel="0032356F">
          <w:rPr>
            <w:rFonts w:eastAsia="Times New Roman" w:cstheme="minorHAnsi"/>
            <w:sz w:val="24"/>
            <w:szCs w:val="24"/>
            <w:rPrChange w:id="27" w:author="Madhuri K S" w:date="2020-05-21T18:14:00Z">
              <w:rPr>
                <w:rFonts w:ascii="Times New Roman" w:eastAsia="Times New Roman" w:hAnsi="Times New Roman" w:cs="Times New Roman"/>
                <w:sz w:val="24"/>
                <w:szCs w:val="24"/>
              </w:rPr>
            </w:rPrChange>
          </w:rPr>
          <w:delText>look different in the Azure portal</w:delText>
        </w:r>
      </w:del>
      <w:r w:rsidR="00173F52" w:rsidRPr="00173F52">
        <w:rPr>
          <w:rFonts w:ascii="Times New Roman" w:eastAsia="Times New Roman" w:hAnsi="Times New Roman" w:cs="Times New Roman"/>
          <w:sz w:val="24"/>
          <w:szCs w:val="24"/>
        </w:rPr>
        <w:t>.</w:t>
      </w:r>
    </w:p>
    <w:p w:rsidR="00173F52" w:rsidRPr="0032356F" w:rsidRDefault="00173F52" w:rsidP="00173F52">
      <w:pPr>
        <w:spacing w:before="240" w:after="168" w:line="240" w:lineRule="auto"/>
        <w:outlineLvl w:val="3"/>
        <w:rPr>
          <w:rFonts w:eastAsia="Times New Roman" w:cstheme="minorHAnsi"/>
          <w:color w:val="000000"/>
          <w:sz w:val="24"/>
          <w:szCs w:val="24"/>
          <w:rPrChange w:id="28" w:author="Madhuri K S" w:date="2020-05-21T18:20:00Z">
            <w:rPr>
              <w:rFonts w:ascii="Arial" w:eastAsia="Times New Roman" w:hAnsi="Arial" w:cs="Arial"/>
              <w:color w:val="000000"/>
              <w:sz w:val="30"/>
              <w:szCs w:val="30"/>
            </w:rPr>
          </w:rPrChange>
        </w:rPr>
      </w:pPr>
      <w:del w:id="29" w:author="Madhuri K S" w:date="2020-05-21T18:29:00Z">
        <w:r w:rsidRPr="0032356F" w:rsidDel="00531133">
          <w:rPr>
            <w:rFonts w:eastAsia="Times New Roman" w:cstheme="minorHAnsi"/>
            <w:color w:val="000000"/>
            <w:sz w:val="24"/>
            <w:szCs w:val="24"/>
            <w:rPrChange w:id="30" w:author="Madhuri K S" w:date="2020-05-21T18:20:00Z">
              <w:rPr>
                <w:rFonts w:ascii="Arial" w:eastAsia="Times New Roman" w:hAnsi="Arial" w:cs="Arial"/>
                <w:color w:val="000000"/>
                <w:sz w:val="30"/>
                <w:szCs w:val="30"/>
              </w:rPr>
            </w:rPrChange>
          </w:rPr>
          <w:delText xml:space="preserve">1. </w:delText>
        </w:r>
      </w:del>
      <w:r w:rsidRPr="0032356F">
        <w:rPr>
          <w:rFonts w:eastAsia="Times New Roman" w:cstheme="minorHAnsi"/>
          <w:color w:val="000000"/>
          <w:sz w:val="24"/>
          <w:szCs w:val="24"/>
          <w:rPrChange w:id="31" w:author="Madhuri K S" w:date="2020-05-21T18:20:00Z">
            <w:rPr>
              <w:rFonts w:ascii="Arial" w:eastAsia="Times New Roman" w:hAnsi="Arial" w:cs="Arial"/>
              <w:color w:val="000000"/>
              <w:sz w:val="30"/>
              <w:szCs w:val="30"/>
            </w:rPr>
          </w:rPrChange>
        </w:rPr>
        <w:t>Create a ne</w:t>
      </w:r>
      <w:ins w:id="32" w:author="Madhuri K S" w:date="2020-05-21T18:29:00Z">
        <w:r w:rsidR="00531133">
          <w:rPr>
            <w:rFonts w:eastAsia="Times New Roman" w:cstheme="minorHAnsi"/>
            <w:color w:val="000000"/>
            <w:sz w:val="24"/>
            <w:szCs w:val="24"/>
          </w:rPr>
          <w:t xml:space="preserve">w </w:t>
        </w:r>
      </w:ins>
      <w:del w:id="33" w:author="Madhuri K S" w:date="2020-05-21T18:29:00Z">
        <w:r w:rsidRPr="0032356F" w:rsidDel="00531133">
          <w:rPr>
            <w:rFonts w:eastAsia="Times New Roman" w:cstheme="minorHAnsi"/>
            <w:color w:val="000000"/>
            <w:sz w:val="24"/>
            <w:szCs w:val="24"/>
            <w:rPrChange w:id="34" w:author="Madhuri K S" w:date="2020-05-21T18:20:00Z">
              <w:rPr>
                <w:rFonts w:ascii="Arial" w:eastAsia="Times New Roman" w:hAnsi="Arial" w:cs="Arial"/>
                <w:color w:val="000000"/>
                <w:sz w:val="30"/>
                <w:szCs w:val="30"/>
              </w:rPr>
            </w:rPrChange>
          </w:rPr>
          <w:delText xml:space="preserve">w </w:delText>
        </w:r>
      </w:del>
      <w:r w:rsidRPr="0032356F">
        <w:rPr>
          <w:rFonts w:eastAsia="Times New Roman" w:cstheme="minorHAnsi"/>
          <w:color w:val="000000"/>
          <w:sz w:val="24"/>
          <w:szCs w:val="24"/>
          <w:rPrChange w:id="35" w:author="Madhuri K S" w:date="2020-05-21T18:20:00Z">
            <w:rPr>
              <w:rFonts w:ascii="Arial" w:eastAsia="Times New Roman" w:hAnsi="Arial" w:cs="Arial"/>
              <w:color w:val="000000"/>
              <w:sz w:val="30"/>
              <w:szCs w:val="30"/>
            </w:rPr>
          </w:rPrChange>
        </w:rPr>
        <w:t>Azure resource</w:t>
      </w:r>
    </w:p>
    <w:p w:rsidR="00173F52" w:rsidRPr="0032356F" w:rsidRDefault="00173F52" w:rsidP="00173F52">
      <w:pPr>
        <w:spacing w:after="240" w:line="240" w:lineRule="auto"/>
        <w:rPr>
          <w:rFonts w:eastAsia="Times New Roman" w:cstheme="minorHAnsi"/>
          <w:rPrChange w:id="36" w:author="Madhuri K S" w:date="2020-05-21T18:20:00Z">
            <w:rPr>
              <w:rFonts w:ascii="Times New Roman" w:eastAsia="Times New Roman" w:hAnsi="Times New Roman" w:cs="Times New Roman"/>
              <w:sz w:val="24"/>
              <w:szCs w:val="24"/>
            </w:rPr>
          </w:rPrChange>
        </w:rPr>
      </w:pPr>
      <w:r w:rsidRPr="0032356F">
        <w:rPr>
          <w:rFonts w:eastAsia="Times New Roman" w:cstheme="minorHAnsi"/>
          <w:rPrChange w:id="37" w:author="Madhuri K S" w:date="2020-05-21T18:20:00Z">
            <w:rPr>
              <w:rFonts w:ascii="Times New Roman" w:eastAsia="Times New Roman" w:hAnsi="Times New Roman" w:cs="Times New Roman"/>
              <w:sz w:val="24"/>
              <w:szCs w:val="24"/>
            </w:rPr>
          </w:rPrChange>
        </w:rPr>
        <w:t xml:space="preserve">Go to your Azure portal and in the top-left panel, click the “Create a resource” (1) </w:t>
      </w:r>
      <w:ins w:id="38" w:author="Madhuri K S" w:date="2020-05-21T18:20:00Z">
        <w:r w:rsidR="0032356F">
          <w:rPr>
            <w:rFonts w:eastAsia="Times New Roman" w:cstheme="minorHAnsi"/>
          </w:rPr>
          <w:t>button</w:t>
        </w:r>
      </w:ins>
      <w:del w:id="39" w:author="Madhuri K S" w:date="2020-05-21T18:20:00Z">
        <w:r w:rsidRPr="0032356F" w:rsidDel="0032356F">
          <w:rPr>
            <w:rFonts w:eastAsia="Times New Roman" w:cstheme="minorHAnsi"/>
            <w:rPrChange w:id="40" w:author="Madhuri K S" w:date="2020-05-21T18:20:00Z">
              <w:rPr>
                <w:rFonts w:ascii="Times New Roman" w:eastAsia="Times New Roman" w:hAnsi="Times New Roman" w:cs="Times New Roman"/>
                <w:sz w:val="24"/>
                <w:szCs w:val="24"/>
              </w:rPr>
            </w:rPrChange>
          </w:rPr>
          <w:delText>link</w:delText>
        </w:r>
      </w:del>
      <w:r w:rsidRPr="0032356F">
        <w:rPr>
          <w:rFonts w:eastAsia="Times New Roman" w:cstheme="minorHAnsi"/>
          <w:rPrChange w:id="41" w:author="Madhuri K S" w:date="2020-05-21T18:20:00Z">
            <w:rPr>
              <w:rFonts w:ascii="Times New Roman" w:eastAsia="Times New Roman" w:hAnsi="Times New Roman" w:cs="Times New Roman"/>
              <w:sz w:val="24"/>
              <w:szCs w:val="24"/>
            </w:rPr>
          </w:rPrChange>
        </w:rPr>
        <w:t>. Then select “Containers” (2) and click on the “Kubernetes Service” (3) link.</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3322320"/>
            <wp:effectExtent l="0" t="0" r="0" b="0"/>
            <wp:docPr id="19" name="Picture 19" descr="AKS Cluster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S Cluster Re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rsidR="00173F52" w:rsidRPr="0032356F" w:rsidRDefault="00173F52" w:rsidP="00173F52">
      <w:pPr>
        <w:spacing w:before="240" w:after="168" w:line="240" w:lineRule="auto"/>
        <w:outlineLvl w:val="3"/>
        <w:rPr>
          <w:rFonts w:eastAsia="Times New Roman" w:cstheme="minorHAnsi"/>
          <w:color w:val="000000"/>
          <w:rPrChange w:id="42" w:author="Madhuri K S" w:date="2020-05-21T18:20:00Z">
            <w:rPr>
              <w:rFonts w:ascii="Arial" w:eastAsia="Times New Roman" w:hAnsi="Arial" w:cs="Arial"/>
              <w:color w:val="000000"/>
              <w:sz w:val="30"/>
              <w:szCs w:val="30"/>
            </w:rPr>
          </w:rPrChange>
        </w:rPr>
      </w:pPr>
      <w:r w:rsidRPr="0032356F">
        <w:rPr>
          <w:rFonts w:eastAsia="Times New Roman" w:cstheme="minorHAnsi"/>
          <w:color w:val="000000"/>
          <w:rPrChange w:id="43" w:author="Madhuri K S" w:date="2020-05-21T18:20:00Z">
            <w:rPr>
              <w:rFonts w:ascii="Arial" w:eastAsia="Times New Roman" w:hAnsi="Arial" w:cs="Arial"/>
              <w:color w:val="000000"/>
              <w:sz w:val="30"/>
              <w:szCs w:val="30"/>
            </w:rPr>
          </w:rPrChange>
        </w:rPr>
        <w:t>Fill In the Basics configuration:</w:t>
      </w:r>
    </w:p>
    <w:p w:rsidR="00173F52" w:rsidRPr="00173F52" w:rsidRDefault="00173F52" w:rsidP="00173F52">
      <w:pPr>
        <w:spacing w:after="240" w:line="240" w:lineRule="auto"/>
        <w:rPr>
          <w:rFonts w:ascii="Times New Roman" w:eastAsia="Times New Roman" w:hAnsi="Times New Roman" w:cs="Times New Roman"/>
          <w:sz w:val="24"/>
          <w:szCs w:val="24"/>
        </w:rPr>
      </w:pPr>
    </w:p>
    <w:p w:rsid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extent cx="5943600" cy="3817620"/>
            <wp:effectExtent l="0" t="0" r="0" b="0"/>
            <wp:docPr id="17" name="Picture 17" descr="Azure AKS Basic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AKS Basics Configu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r w:rsidRPr="00173F52">
        <w:rPr>
          <w:rFonts w:ascii="Times New Roman" w:eastAsia="Times New Roman" w:hAnsi="Times New Roman" w:cs="Times New Roman"/>
          <w:sz w:val="24"/>
          <w:szCs w:val="24"/>
        </w:rPr>
        <w:br/>
      </w:r>
    </w:p>
    <w:p w:rsidR="00173F52" w:rsidRPr="0003267B" w:rsidRDefault="00173F52" w:rsidP="00173F52">
      <w:pPr>
        <w:spacing w:after="240" w:line="240" w:lineRule="auto"/>
        <w:rPr>
          <w:rFonts w:eastAsia="Times New Roman" w:cstheme="minorHAnsi"/>
          <w:rPrChange w:id="44" w:author="Madhuri K S" w:date="2020-05-21T18:22:00Z">
            <w:rPr>
              <w:rFonts w:ascii="Times New Roman" w:eastAsia="Times New Roman" w:hAnsi="Times New Roman" w:cs="Times New Roman"/>
              <w:sz w:val="24"/>
              <w:szCs w:val="24"/>
            </w:rPr>
          </w:rPrChange>
        </w:rPr>
      </w:pPr>
      <w:r w:rsidRPr="0003267B">
        <w:rPr>
          <w:rFonts w:eastAsia="Times New Roman" w:cstheme="minorHAnsi"/>
          <w:rPrChange w:id="45" w:author="Madhuri K S" w:date="2020-05-21T18:22:00Z">
            <w:rPr>
              <w:rFonts w:ascii="Times New Roman" w:eastAsia="Times New Roman" w:hAnsi="Times New Roman" w:cs="Times New Roman"/>
              <w:sz w:val="24"/>
              <w:szCs w:val="24"/>
            </w:rPr>
          </w:rPrChange>
        </w:rPr>
        <w:t>Choose your subscription</w:t>
      </w:r>
      <w:r w:rsidR="0050675F" w:rsidRPr="0003267B">
        <w:rPr>
          <w:rFonts w:eastAsia="Times New Roman" w:cstheme="minorHAnsi"/>
          <w:rPrChange w:id="46" w:author="Madhuri K S" w:date="2020-05-21T18:22:00Z">
            <w:rPr>
              <w:rFonts w:ascii="Times New Roman" w:eastAsia="Times New Roman" w:hAnsi="Times New Roman" w:cs="Times New Roman"/>
              <w:sz w:val="24"/>
              <w:szCs w:val="24"/>
            </w:rPr>
          </w:rPrChange>
        </w:rPr>
        <w:t xml:space="preserve"> and</w:t>
      </w:r>
      <w:r w:rsidRPr="0003267B">
        <w:rPr>
          <w:rFonts w:eastAsia="Times New Roman" w:cstheme="minorHAnsi"/>
          <w:rPrChange w:id="47" w:author="Madhuri K S" w:date="2020-05-21T18:22:00Z">
            <w:rPr>
              <w:rFonts w:ascii="Times New Roman" w:eastAsia="Times New Roman" w:hAnsi="Times New Roman" w:cs="Times New Roman"/>
              <w:sz w:val="24"/>
              <w:szCs w:val="24"/>
            </w:rPr>
          </w:rPrChange>
        </w:rPr>
        <w:t xml:space="preserve"> use an existing resource group, but for our </w:t>
      </w:r>
      <w:ins w:id="48" w:author="Madhuri K S" w:date="2020-05-21T18:21:00Z">
        <w:r w:rsidR="0032356F" w:rsidRPr="0003267B">
          <w:rPr>
            <w:rFonts w:eastAsia="Times New Roman" w:cstheme="minorHAnsi"/>
            <w:rPrChange w:id="49" w:author="Madhuri K S" w:date="2020-05-21T18:22:00Z">
              <w:rPr>
                <w:rFonts w:ascii="Times New Roman" w:eastAsia="Times New Roman" w:hAnsi="Times New Roman" w:cs="Times New Roman"/>
                <w:sz w:val="24"/>
                <w:szCs w:val="24"/>
              </w:rPr>
            </w:rPrChange>
          </w:rPr>
          <w:t>use</w:t>
        </w:r>
      </w:ins>
      <w:del w:id="50" w:author="Madhuri K S" w:date="2020-05-21T18:21:00Z">
        <w:r w:rsidRPr="0003267B" w:rsidDel="0032356F">
          <w:rPr>
            <w:rFonts w:eastAsia="Times New Roman" w:cstheme="minorHAnsi"/>
            <w:rPrChange w:id="51" w:author="Madhuri K S" w:date="2020-05-21T18:22:00Z">
              <w:rPr>
                <w:rFonts w:ascii="Times New Roman" w:eastAsia="Times New Roman" w:hAnsi="Times New Roman" w:cs="Times New Roman"/>
                <w:sz w:val="24"/>
                <w:szCs w:val="24"/>
              </w:rPr>
            </w:rPrChange>
          </w:rPr>
          <w:delText>purposes</w:delText>
        </w:r>
      </w:del>
      <w:r w:rsidRPr="0003267B">
        <w:rPr>
          <w:rFonts w:eastAsia="Times New Roman" w:cstheme="minorHAnsi"/>
          <w:rPrChange w:id="52" w:author="Madhuri K S" w:date="2020-05-21T18:22:00Z">
            <w:rPr>
              <w:rFonts w:ascii="Times New Roman" w:eastAsia="Times New Roman" w:hAnsi="Times New Roman" w:cs="Times New Roman"/>
              <w:sz w:val="24"/>
              <w:szCs w:val="24"/>
            </w:rPr>
          </w:rPrChange>
        </w:rPr>
        <w:t xml:space="preserve"> let</w:t>
      </w:r>
      <w:ins w:id="53" w:author="Madhuri K S" w:date="2020-05-21T18:21:00Z">
        <w:r w:rsidR="0032356F" w:rsidRPr="0003267B">
          <w:rPr>
            <w:rFonts w:eastAsia="Times New Roman" w:cstheme="minorHAnsi"/>
            <w:rPrChange w:id="54" w:author="Madhuri K S" w:date="2020-05-21T18:22:00Z">
              <w:rPr>
                <w:rFonts w:ascii="Times New Roman" w:eastAsia="Times New Roman" w:hAnsi="Times New Roman" w:cs="Times New Roman"/>
                <w:sz w:val="24"/>
                <w:szCs w:val="24"/>
              </w:rPr>
            </w:rPrChange>
          </w:rPr>
          <w:t xml:space="preserve"> us</w:t>
        </w:r>
      </w:ins>
      <w:del w:id="55" w:author="Madhuri K S" w:date="2020-05-21T18:21:00Z">
        <w:r w:rsidRPr="0003267B" w:rsidDel="0032356F">
          <w:rPr>
            <w:rFonts w:eastAsia="Times New Roman" w:cstheme="minorHAnsi"/>
            <w:rPrChange w:id="56" w:author="Madhuri K S" w:date="2020-05-21T18:22:00Z">
              <w:rPr>
                <w:rFonts w:ascii="Times New Roman" w:eastAsia="Times New Roman" w:hAnsi="Times New Roman" w:cs="Times New Roman"/>
                <w:sz w:val="24"/>
                <w:szCs w:val="24"/>
              </w:rPr>
            </w:rPrChange>
          </w:rPr>
          <w:delText>’s</w:delText>
        </w:r>
      </w:del>
      <w:r w:rsidRPr="0003267B">
        <w:rPr>
          <w:rFonts w:eastAsia="Times New Roman" w:cstheme="minorHAnsi"/>
          <w:rPrChange w:id="57" w:author="Madhuri K S" w:date="2020-05-21T18:22:00Z">
            <w:rPr>
              <w:rFonts w:ascii="Times New Roman" w:eastAsia="Times New Roman" w:hAnsi="Times New Roman" w:cs="Times New Roman"/>
              <w:sz w:val="24"/>
              <w:szCs w:val="24"/>
            </w:rPr>
          </w:rPrChange>
        </w:rPr>
        <w:t xml:space="preserve"> just create a new one. A resource group is a way for Azure to keep all </w:t>
      </w:r>
      <w:ins w:id="58" w:author="Madhuri K S" w:date="2020-05-21T18:21:00Z">
        <w:r w:rsidR="0003267B" w:rsidRPr="0003267B">
          <w:rPr>
            <w:rFonts w:eastAsia="Times New Roman" w:cstheme="minorHAnsi"/>
            <w:rPrChange w:id="59" w:author="Madhuri K S" w:date="2020-05-21T18:22:00Z">
              <w:rPr>
                <w:rFonts w:ascii="Times New Roman" w:eastAsia="Times New Roman" w:hAnsi="Times New Roman" w:cs="Times New Roman"/>
                <w:sz w:val="24"/>
                <w:szCs w:val="24"/>
              </w:rPr>
            </w:rPrChange>
          </w:rPr>
          <w:t xml:space="preserve">the </w:t>
        </w:r>
      </w:ins>
      <w:r w:rsidRPr="0003267B">
        <w:rPr>
          <w:rFonts w:eastAsia="Times New Roman" w:cstheme="minorHAnsi"/>
          <w:rPrChange w:id="60" w:author="Madhuri K S" w:date="2020-05-21T18:22:00Z">
            <w:rPr>
              <w:rFonts w:ascii="Times New Roman" w:eastAsia="Times New Roman" w:hAnsi="Times New Roman" w:cs="Times New Roman"/>
              <w:sz w:val="24"/>
              <w:szCs w:val="24"/>
            </w:rPr>
          </w:rPrChange>
        </w:rPr>
        <w:t>related resources together so that you can make templates, share permissions and policies, or clean out everything by simply deleting the resource group. So choose “Create new” and name it—I put “</w:t>
      </w:r>
      <w:proofErr w:type="spellStart"/>
      <w:r w:rsidRPr="0003267B">
        <w:rPr>
          <w:rFonts w:eastAsia="Times New Roman" w:cstheme="minorHAnsi"/>
          <w:rPrChange w:id="61" w:author="Madhuri K S" w:date="2020-05-21T18:22:00Z">
            <w:rPr>
              <w:rFonts w:ascii="Times New Roman" w:eastAsia="Times New Roman" w:hAnsi="Times New Roman" w:cs="Times New Roman"/>
              <w:sz w:val="24"/>
              <w:szCs w:val="24"/>
            </w:rPr>
          </w:rPrChange>
        </w:rPr>
        <w:t>coolapp</w:t>
      </w:r>
      <w:proofErr w:type="spellEnd"/>
      <w:r w:rsidRPr="0003267B">
        <w:rPr>
          <w:rFonts w:eastAsia="Times New Roman" w:cstheme="minorHAnsi"/>
          <w:rPrChange w:id="62" w:author="Madhuri K S" w:date="2020-05-21T18:22:00Z">
            <w:rPr>
              <w:rFonts w:ascii="Times New Roman" w:eastAsia="Times New Roman" w:hAnsi="Times New Roman" w:cs="Times New Roman"/>
              <w:sz w:val="24"/>
              <w:szCs w:val="24"/>
            </w:rPr>
          </w:rPrChange>
        </w:rPr>
        <w:t>” (2).</w:t>
      </w:r>
    </w:p>
    <w:p w:rsidR="00173F52" w:rsidRPr="0003267B" w:rsidRDefault="00173F52" w:rsidP="00173F52">
      <w:pPr>
        <w:spacing w:after="240" w:line="240" w:lineRule="auto"/>
        <w:rPr>
          <w:rFonts w:eastAsia="Times New Roman" w:cstheme="minorHAnsi"/>
          <w:rPrChange w:id="63" w:author="Madhuri K S" w:date="2020-05-21T18:22:00Z">
            <w:rPr>
              <w:rFonts w:ascii="Times New Roman" w:eastAsia="Times New Roman" w:hAnsi="Times New Roman" w:cs="Times New Roman"/>
              <w:sz w:val="24"/>
              <w:szCs w:val="24"/>
            </w:rPr>
          </w:rPrChange>
        </w:rPr>
      </w:pPr>
      <w:r w:rsidRPr="0003267B">
        <w:rPr>
          <w:rFonts w:eastAsia="Times New Roman" w:cstheme="minorHAnsi"/>
          <w:rPrChange w:id="64" w:author="Madhuri K S" w:date="2020-05-21T18:22:00Z">
            <w:rPr>
              <w:rFonts w:ascii="Times New Roman" w:eastAsia="Times New Roman" w:hAnsi="Times New Roman" w:cs="Times New Roman"/>
              <w:sz w:val="24"/>
              <w:szCs w:val="24"/>
            </w:rPr>
          </w:rPrChange>
        </w:rPr>
        <w:t>Choose a name for the cluster. I went with “coolk8s” (3). Choose a region where the cluster should be created (4). Ideally, it should be one that’s physically near your users (so if your users are based in the US, you want to create your virtual machine in a US region).</w:t>
      </w:r>
    </w:p>
    <w:p w:rsidR="00173F52" w:rsidRPr="0003267B" w:rsidRDefault="00173F52" w:rsidP="00173F52">
      <w:pPr>
        <w:spacing w:after="240" w:line="240" w:lineRule="auto"/>
        <w:rPr>
          <w:rFonts w:eastAsia="Times New Roman" w:cstheme="minorHAnsi"/>
          <w:rPrChange w:id="65" w:author="Madhuri K S" w:date="2020-05-21T18:22:00Z">
            <w:rPr>
              <w:rFonts w:ascii="Times New Roman" w:eastAsia="Times New Roman" w:hAnsi="Times New Roman" w:cs="Times New Roman"/>
              <w:sz w:val="24"/>
              <w:szCs w:val="24"/>
            </w:rPr>
          </w:rPrChange>
        </w:rPr>
      </w:pPr>
      <w:r w:rsidRPr="0003267B">
        <w:rPr>
          <w:rFonts w:eastAsia="Times New Roman" w:cstheme="minorHAnsi"/>
          <w:rPrChange w:id="66" w:author="Madhuri K S" w:date="2020-05-21T18:22:00Z">
            <w:rPr>
              <w:rFonts w:ascii="Times New Roman" w:eastAsia="Times New Roman" w:hAnsi="Times New Roman" w:cs="Times New Roman"/>
              <w:sz w:val="24"/>
              <w:szCs w:val="24"/>
            </w:rPr>
          </w:rPrChange>
        </w:rPr>
        <w:t xml:space="preserve">Select the latest version of Kubernetes (5) cluster. Then, write a DNS name (6) to identify your cluster—this should be unique </w:t>
      </w:r>
      <w:ins w:id="67" w:author="Madhuri K S" w:date="2020-05-21T18:23:00Z">
        <w:r w:rsidR="0003267B">
          <w:rPr>
            <w:rFonts w:eastAsia="Times New Roman" w:cstheme="minorHAnsi"/>
          </w:rPr>
          <w:t>for all the</w:t>
        </w:r>
      </w:ins>
      <w:del w:id="68" w:author="Madhuri K S" w:date="2020-05-21T18:23:00Z">
        <w:r w:rsidRPr="0003267B" w:rsidDel="0003267B">
          <w:rPr>
            <w:rFonts w:eastAsia="Times New Roman" w:cstheme="minorHAnsi"/>
            <w:rPrChange w:id="69" w:author="Madhuri K S" w:date="2020-05-21T18:22:00Z">
              <w:rPr>
                <w:rFonts w:ascii="Times New Roman" w:eastAsia="Times New Roman" w:hAnsi="Times New Roman" w:cs="Times New Roman"/>
                <w:sz w:val="24"/>
                <w:szCs w:val="24"/>
              </w:rPr>
            </w:rPrChange>
          </w:rPr>
          <w:delText>across all</w:delText>
        </w:r>
      </w:del>
      <w:r w:rsidRPr="0003267B">
        <w:rPr>
          <w:rFonts w:eastAsia="Times New Roman" w:cstheme="minorHAnsi"/>
          <w:rPrChange w:id="70" w:author="Madhuri K S" w:date="2020-05-21T18:22:00Z">
            <w:rPr>
              <w:rFonts w:ascii="Times New Roman" w:eastAsia="Times New Roman" w:hAnsi="Times New Roman" w:cs="Times New Roman"/>
              <w:sz w:val="24"/>
              <w:szCs w:val="24"/>
            </w:rPr>
          </w:rPrChange>
        </w:rPr>
        <w:t xml:space="preserve"> Azure users, so if you’re getting an error, it could be because someone else has already chosen the name you </w:t>
      </w:r>
      <w:ins w:id="71" w:author="Madhuri K S" w:date="2020-05-21T18:23:00Z">
        <w:r w:rsidR="0003267B">
          <w:rPr>
            <w:rFonts w:eastAsia="Times New Roman" w:cstheme="minorHAnsi"/>
          </w:rPr>
          <w:t>are trying to use</w:t>
        </w:r>
      </w:ins>
      <w:del w:id="72" w:author="Madhuri K S" w:date="2020-05-21T18:23:00Z">
        <w:r w:rsidRPr="0003267B" w:rsidDel="0003267B">
          <w:rPr>
            <w:rFonts w:eastAsia="Times New Roman" w:cstheme="minorHAnsi"/>
            <w:rPrChange w:id="73" w:author="Madhuri K S" w:date="2020-05-21T18:22:00Z">
              <w:rPr>
                <w:rFonts w:ascii="Times New Roman" w:eastAsia="Times New Roman" w:hAnsi="Times New Roman" w:cs="Times New Roman"/>
                <w:sz w:val="24"/>
                <w:szCs w:val="24"/>
              </w:rPr>
            </w:rPrChange>
          </w:rPr>
          <w:delText>used</w:delText>
        </w:r>
      </w:del>
      <w:r w:rsidRPr="0003267B">
        <w:rPr>
          <w:rFonts w:eastAsia="Times New Roman" w:cstheme="minorHAnsi"/>
          <w:rPrChange w:id="74" w:author="Madhuri K S" w:date="2020-05-21T18:22:00Z">
            <w:rPr>
              <w:rFonts w:ascii="Times New Roman" w:eastAsia="Times New Roman" w:hAnsi="Times New Roman" w:cs="Times New Roman"/>
              <w:sz w:val="24"/>
              <w:szCs w:val="24"/>
            </w:rPr>
          </w:rPrChange>
        </w:rPr>
        <w:t>. Go to the “Authentication” tab to see this:</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912495"/>
            <wp:effectExtent l="0" t="0" r="0" b="1905"/>
            <wp:docPr id="16" name="Picture 16" descr="Kubernetes Cluster Azur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ubernetes Cluster Azure A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12495"/>
                    </a:xfrm>
                    <a:prstGeom prst="rect">
                      <a:avLst/>
                    </a:prstGeom>
                    <a:noFill/>
                    <a:ln>
                      <a:noFill/>
                    </a:ln>
                  </pic:spPr>
                </pic:pic>
              </a:graphicData>
            </a:graphic>
          </wp:inline>
        </w:drawing>
      </w:r>
    </w:p>
    <w:p w:rsidR="00173F52" w:rsidRPr="00531133" w:rsidRDefault="00173F52" w:rsidP="00173F52">
      <w:pPr>
        <w:spacing w:after="240" w:line="240" w:lineRule="auto"/>
        <w:rPr>
          <w:rFonts w:eastAsia="Times New Roman" w:cstheme="minorHAnsi"/>
          <w:rPrChange w:id="75" w:author="Madhuri K S" w:date="2020-05-21T18:28:00Z">
            <w:rPr>
              <w:rFonts w:ascii="Times New Roman" w:eastAsia="Times New Roman" w:hAnsi="Times New Roman" w:cs="Times New Roman"/>
              <w:sz w:val="24"/>
              <w:szCs w:val="24"/>
            </w:rPr>
          </w:rPrChange>
        </w:rPr>
      </w:pPr>
      <w:r w:rsidRPr="00531133">
        <w:rPr>
          <w:rFonts w:eastAsia="Times New Roman" w:cstheme="minorHAnsi"/>
          <w:rPrChange w:id="76" w:author="Madhuri K S" w:date="2020-05-21T18:28:00Z">
            <w:rPr>
              <w:rFonts w:ascii="Times New Roman" w:eastAsia="Times New Roman" w:hAnsi="Times New Roman" w:cs="Times New Roman"/>
              <w:sz w:val="24"/>
              <w:szCs w:val="24"/>
            </w:rPr>
          </w:rPrChange>
        </w:rPr>
        <w:t>Azure has made the service principal integration simpler—in case you’re just starting out, you can leave this option on default. A </w:t>
      </w:r>
      <w:r w:rsidR="00490816" w:rsidRPr="00531133">
        <w:rPr>
          <w:rFonts w:eastAsia="Times New Roman" w:cstheme="minorHAnsi"/>
          <w:rPrChange w:id="77" w:author="Madhuri K S" w:date="2020-05-21T18:28:00Z">
            <w:rPr>
              <w:rFonts w:ascii="Times New Roman" w:eastAsia="Times New Roman" w:hAnsi="Times New Roman" w:cs="Times New Roman"/>
              <w:color w:val="60C322"/>
              <w:sz w:val="24"/>
              <w:szCs w:val="24"/>
              <w:u w:val="single"/>
            </w:rPr>
          </w:rPrChange>
        </w:rPr>
        <w:fldChar w:fldCharType="begin"/>
      </w:r>
      <w:r w:rsidR="00490816" w:rsidRPr="00531133">
        <w:rPr>
          <w:rFonts w:eastAsia="Times New Roman" w:cstheme="minorHAnsi"/>
          <w:rPrChange w:id="78" w:author="Madhuri K S" w:date="2020-05-21T18:28:00Z">
            <w:rPr>
              <w:rFonts w:ascii="Times New Roman" w:eastAsia="Times New Roman" w:hAnsi="Times New Roman" w:cs="Times New Roman"/>
              <w:color w:val="60C322"/>
              <w:sz w:val="24"/>
              <w:szCs w:val="24"/>
              <w:u w:val="single"/>
            </w:rPr>
          </w:rPrChange>
        </w:rPr>
        <w:instrText xml:space="preserve"> HYPERLINK "https://docs.microsoft.com/en-us/azure/active-directory/develop/active-directory-application-objects" \t "_blank" </w:instrText>
      </w:r>
      <w:r w:rsidR="00490816" w:rsidRPr="00531133">
        <w:rPr>
          <w:rFonts w:eastAsia="Times New Roman" w:cstheme="minorHAnsi"/>
          <w:rPrChange w:id="79" w:author="Madhuri K S" w:date="2020-05-21T18:28:00Z">
            <w:rPr>
              <w:rFonts w:ascii="Times New Roman" w:eastAsia="Times New Roman" w:hAnsi="Times New Roman" w:cs="Times New Roman"/>
              <w:color w:val="60C322"/>
              <w:sz w:val="24"/>
              <w:szCs w:val="24"/>
              <w:u w:val="single"/>
            </w:rPr>
          </w:rPrChange>
        </w:rPr>
        <w:fldChar w:fldCharType="separate"/>
      </w:r>
      <w:r w:rsidRPr="00531133">
        <w:rPr>
          <w:rFonts w:eastAsia="Times New Roman" w:cstheme="minorHAnsi"/>
          <w:rPrChange w:id="80" w:author="Madhuri K S" w:date="2020-05-21T18:28:00Z">
            <w:rPr>
              <w:rFonts w:ascii="Times New Roman" w:eastAsia="Times New Roman" w:hAnsi="Times New Roman" w:cs="Times New Roman"/>
              <w:color w:val="60C322"/>
              <w:sz w:val="24"/>
              <w:szCs w:val="24"/>
              <w:u w:val="single"/>
            </w:rPr>
          </w:rPrChange>
        </w:rPr>
        <w:t>service principal</w:t>
      </w:r>
      <w:r w:rsidR="00490816" w:rsidRPr="00531133">
        <w:rPr>
          <w:rFonts w:eastAsia="Times New Roman" w:cstheme="minorHAnsi"/>
          <w:rPrChange w:id="81" w:author="Madhuri K S" w:date="2020-05-21T18:28:00Z">
            <w:rPr>
              <w:rFonts w:ascii="Times New Roman" w:eastAsia="Times New Roman" w:hAnsi="Times New Roman" w:cs="Times New Roman"/>
              <w:color w:val="60C322"/>
              <w:sz w:val="24"/>
              <w:szCs w:val="24"/>
              <w:u w:val="single"/>
            </w:rPr>
          </w:rPrChange>
        </w:rPr>
        <w:fldChar w:fldCharType="end"/>
      </w:r>
      <w:r w:rsidRPr="00531133">
        <w:rPr>
          <w:rFonts w:eastAsia="Times New Roman" w:cstheme="minorHAnsi"/>
          <w:rPrChange w:id="82" w:author="Madhuri K S" w:date="2020-05-21T18:28:00Z">
            <w:rPr>
              <w:rFonts w:ascii="Times New Roman" w:eastAsia="Times New Roman" w:hAnsi="Times New Roman" w:cs="Times New Roman"/>
              <w:sz w:val="24"/>
              <w:szCs w:val="24"/>
            </w:rPr>
          </w:rPrChange>
        </w:rPr>
        <w:t> is needed so that AKS can interact securely with Azure to create resources like load balancers. Kubernetes’ services will sometimes need to be configured as load balancers, so AKS will create a real load balancer from Azure. In case you want to have more control and reuse a service principal, you can </w:t>
      </w:r>
      <w:r w:rsidR="00490816" w:rsidRPr="00531133">
        <w:rPr>
          <w:rFonts w:eastAsia="Times New Roman" w:cstheme="minorHAnsi"/>
          <w:rPrChange w:id="83" w:author="Madhuri K S" w:date="2020-05-21T18:28:00Z">
            <w:rPr>
              <w:rFonts w:ascii="Times New Roman" w:eastAsia="Times New Roman" w:hAnsi="Times New Roman" w:cs="Times New Roman"/>
              <w:color w:val="60C322"/>
              <w:sz w:val="24"/>
              <w:szCs w:val="24"/>
              <w:u w:val="single"/>
            </w:rPr>
          </w:rPrChange>
        </w:rPr>
        <w:fldChar w:fldCharType="begin"/>
      </w:r>
      <w:r w:rsidR="00490816" w:rsidRPr="00531133">
        <w:rPr>
          <w:rFonts w:eastAsia="Times New Roman" w:cstheme="minorHAnsi"/>
          <w:rPrChange w:id="84" w:author="Madhuri K S" w:date="2020-05-21T18:28:00Z">
            <w:rPr>
              <w:rFonts w:ascii="Times New Roman" w:eastAsia="Times New Roman" w:hAnsi="Times New Roman" w:cs="Times New Roman"/>
              <w:color w:val="60C322"/>
              <w:sz w:val="24"/>
              <w:szCs w:val="24"/>
              <w:u w:val="single"/>
            </w:rPr>
          </w:rPrChange>
        </w:rPr>
        <w:instrText xml:space="preserve"> HYPERLINK "https</w:instrText>
      </w:r>
      <w:r w:rsidR="00490816" w:rsidRPr="00531133">
        <w:rPr>
          <w:rFonts w:eastAsia="Times New Roman" w:cstheme="minorHAnsi"/>
          <w:rPrChange w:id="85" w:author="Madhuri K S" w:date="2020-05-21T18:28:00Z">
            <w:rPr>
              <w:rFonts w:ascii="Times New Roman" w:eastAsia="Times New Roman" w:hAnsi="Times New Roman" w:cs="Times New Roman"/>
              <w:color w:val="60C322"/>
              <w:sz w:val="24"/>
              <w:szCs w:val="24"/>
              <w:u w:val="single"/>
            </w:rPr>
          </w:rPrChange>
        </w:rPr>
        <w:instrText xml:space="preserve">://docs.microsoft.com/en-us/azure/aks/kubernetes-service-principal" \t "_blank" </w:instrText>
      </w:r>
      <w:r w:rsidR="00490816" w:rsidRPr="00531133">
        <w:rPr>
          <w:rFonts w:eastAsia="Times New Roman" w:cstheme="minorHAnsi"/>
          <w:rPrChange w:id="86" w:author="Madhuri K S" w:date="2020-05-21T18:28:00Z">
            <w:rPr>
              <w:rFonts w:ascii="Times New Roman" w:eastAsia="Times New Roman" w:hAnsi="Times New Roman" w:cs="Times New Roman"/>
              <w:color w:val="60C322"/>
              <w:sz w:val="24"/>
              <w:szCs w:val="24"/>
              <w:u w:val="single"/>
            </w:rPr>
          </w:rPrChange>
        </w:rPr>
        <w:fldChar w:fldCharType="separate"/>
      </w:r>
      <w:r w:rsidRPr="00531133">
        <w:rPr>
          <w:rFonts w:eastAsia="Times New Roman" w:cstheme="minorHAnsi"/>
          <w:rPrChange w:id="87" w:author="Madhuri K S" w:date="2020-05-21T18:28:00Z">
            <w:rPr>
              <w:rFonts w:ascii="Times New Roman" w:eastAsia="Times New Roman" w:hAnsi="Times New Roman" w:cs="Times New Roman"/>
              <w:color w:val="60C322"/>
              <w:sz w:val="24"/>
              <w:szCs w:val="24"/>
              <w:u w:val="single"/>
            </w:rPr>
          </w:rPrChange>
        </w:rPr>
        <w:t>create your own, too</w:t>
      </w:r>
      <w:r w:rsidR="00490816" w:rsidRPr="00531133">
        <w:rPr>
          <w:rFonts w:eastAsia="Times New Roman" w:cstheme="minorHAnsi"/>
          <w:rPrChange w:id="88" w:author="Madhuri K S" w:date="2020-05-21T18:28:00Z">
            <w:rPr>
              <w:rFonts w:ascii="Times New Roman" w:eastAsia="Times New Roman" w:hAnsi="Times New Roman" w:cs="Times New Roman"/>
              <w:color w:val="60C322"/>
              <w:sz w:val="24"/>
              <w:szCs w:val="24"/>
              <w:u w:val="single"/>
            </w:rPr>
          </w:rPrChange>
        </w:rPr>
        <w:fldChar w:fldCharType="end"/>
      </w:r>
      <w:r w:rsidRPr="00531133">
        <w:rPr>
          <w:rFonts w:eastAsia="Times New Roman" w:cstheme="minorHAnsi"/>
          <w:rPrChange w:id="89" w:author="Madhuri K S" w:date="2020-05-21T18:28:00Z">
            <w:rPr>
              <w:rFonts w:ascii="Times New Roman" w:eastAsia="Times New Roman" w:hAnsi="Times New Roman" w:cs="Times New Roman"/>
              <w:sz w:val="24"/>
              <w:szCs w:val="24"/>
            </w:rPr>
          </w:rPrChange>
        </w:rPr>
        <w:t>.</w:t>
      </w:r>
    </w:p>
    <w:p w:rsidR="00173F52" w:rsidRPr="0003267B" w:rsidRDefault="00173F52" w:rsidP="00173F52">
      <w:pPr>
        <w:spacing w:after="240" w:line="240" w:lineRule="auto"/>
        <w:rPr>
          <w:rFonts w:eastAsia="Times New Roman" w:cstheme="minorHAnsi"/>
          <w:rPrChange w:id="90" w:author="Madhuri K S" w:date="2020-05-21T18:25:00Z">
            <w:rPr>
              <w:rFonts w:ascii="Times New Roman" w:eastAsia="Times New Roman" w:hAnsi="Times New Roman" w:cs="Times New Roman"/>
              <w:sz w:val="24"/>
              <w:szCs w:val="24"/>
            </w:rPr>
          </w:rPrChange>
        </w:rPr>
      </w:pPr>
      <w:r w:rsidRPr="0003267B">
        <w:rPr>
          <w:rFonts w:eastAsia="Times New Roman" w:cstheme="minorHAnsi"/>
          <w:rPrChange w:id="91" w:author="Madhuri K S" w:date="2020-05-21T18:25:00Z">
            <w:rPr>
              <w:rFonts w:ascii="Times New Roman" w:eastAsia="Times New Roman" w:hAnsi="Times New Roman" w:cs="Times New Roman"/>
              <w:sz w:val="24"/>
              <w:szCs w:val="24"/>
            </w:rPr>
          </w:rPrChange>
        </w:rPr>
        <w:lastRenderedPageBreak/>
        <w:t>Now it’s time to select which type of instance the cluster will use. You might see an error screen like this:</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1321435"/>
            <wp:effectExtent l="0" t="0" r="0" b="0"/>
            <wp:docPr id="15" name="Picture 15" descr="AKS Instanc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KS Instance Err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21435"/>
                    </a:xfrm>
                    <a:prstGeom prst="rect">
                      <a:avLst/>
                    </a:prstGeom>
                    <a:noFill/>
                    <a:ln>
                      <a:noFill/>
                    </a:ln>
                  </pic:spPr>
                </pic:pic>
              </a:graphicData>
            </a:graphic>
          </wp:inline>
        </w:drawing>
      </w:r>
    </w:p>
    <w:p w:rsidR="00173F52" w:rsidRPr="0003267B" w:rsidRDefault="00173F52" w:rsidP="00173F52">
      <w:pPr>
        <w:spacing w:after="240" w:line="240" w:lineRule="auto"/>
        <w:rPr>
          <w:rFonts w:eastAsia="Times New Roman" w:cstheme="minorHAnsi"/>
          <w:rPrChange w:id="92" w:author="Madhuri K S" w:date="2020-05-21T18:27:00Z">
            <w:rPr>
              <w:rFonts w:ascii="Times New Roman" w:eastAsia="Times New Roman" w:hAnsi="Times New Roman" w:cs="Times New Roman"/>
              <w:sz w:val="24"/>
              <w:szCs w:val="24"/>
            </w:rPr>
          </w:rPrChange>
        </w:rPr>
      </w:pPr>
      <w:r w:rsidRPr="0003267B">
        <w:rPr>
          <w:rFonts w:eastAsia="Times New Roman" w:cstheme="minorHAnsi"/>
          <w:rPrChange w:id="93" w:author="Madhuri K S" w:date="2020-05-21T18:27:00Z">
            <w:rPr>
              <w:rFonts w:ascii="Times New Roman" w:eastAsia="Times New Roman" w:hAnsi="Times New Roman" w:cs="Times New Roman"/>
              <w:sz w:val="24"/>
              <w:szCs w:val="24"/>
            </w:rPr>
          </w:rPrChange>
        </w:rPr>
        <w:t>If you are having an “error,”</w:t>
      </w:r>
      <w:del w:id="94" w:author="Madhuri K S" w:date="2020-05-21T18:25:00Z">
        <w:r w:rsidRPr="0003267B" w:rsidDel="0003267B">
          <w:rPr>
            <w:rFonts w:eastAsia="Times New Roman" w:cstheme="minorHAnsi"/>
            <w:rPrChange w:id="95" w:author="Madhuri K S" w:date="2020-05-21T18:27:00Z">
              <w:rPr>
                <w:rFonts w:ascii="Times New Roman" w:eastAsia="Times New Roman" w:hAnsi="Times New Roman" w:cs="Times New Roman"/>
                <w:sz w:val="24"/>
                <w:szCs w:val="24"/>
              </w:rPr>
            </w:rPrChange>
          </w:rPr>
          <w:delText xml:space="preserve"> I can tell you it happened to me, too. Don’t worry,</w:delText>
        </w:r>
      </w:del>
      <w:r w:rsidRPr="0003267B">
        <w:rPr>
          <w:rFonts w:eastAsia="Times New Roman" w:cstheme="minorHAnsi"/>
          <w:rPrChange w:id="96" w:author="Madhuri K S" w:date="2020-05-21T18:27:00Z">
            <w:rPr>
              <w:rFonts w:ascii="Times New Roman" w:eastAsia="Times New Roman" w:hAnsi="Times New Roman" w:cs="Times New Roman"/>
              <w:sz w:val="24"/>
              <w:szCs w:val="24"/>
            </w:rPr>
          </w:rPrChange>
        </w:rPr>
        <w:t xml:space="preserve"> it doesn’t necessarily mean that you</w:t>
      </w:r>
      <w:del w:id="97" w:author="Madhuri K S" w:date="2020-05-21T18:25:00Z">
        <w:r w:rsidRPr="0003267B" w:rsidDel="0003267B">
          <w:rPr>
            <w:rFonts w:eastAsia="Times New Roman" w:cstheme="minorHAnsi"/>
            <w:rPrChange w:id="98" w:author="Madhuri K S" w:date="2020-05-21T18:27:00Z">
              <w:rPr>
                <w:rFonts w:ascii="Times New Roman" w:eastAsia="Times New Roman" w:hAnsi="Times New Roman" w:cs="Times New Roman"/>
                <w:sz w:val="24"/>
                <w:szCs w:val="24"/>
              </w:rPr>
            </w:rPrChange>
          </w:rPr>
          <w:delText>’</w:delText>
        </w:r>
      </w:del>
      <w:ins w:id="99" w:author="Madhuri K S" w:date="2020-05-21T18:25:00Z">
        <w:r w:rsidR="0003267B" w:rsidRPr="0003267B">
          <w:rPr>
            <w:rFonts w:eastAsia="Times New Roman" w:cstheme="minorHAnsi"/>
            <w:rPrChange w:id="100" w:author="Madhuri K S" w:date="2020-05-21T18:27:00Z">
              <w:rPr>
                <w:rFonts w:ascii="Times New Roman" w:eastAsia="Times New Roman" w:hAnsi="Times New Roman" w:cs="Times New Roman"/>
                <w:sz w:val="24"/>
                <w:szCs w:val="24"/>
              </w:rPr>
            </w:rPrChange>
          </w:rPr>
          <w:t xml:space="preserve"> a</w:t>
        </w:r>
      </w:ins>
      <w:r w:rsidRPr="0003267B">
        <w:rPr>
          <w:rFonts w:eastAsia="Times New Roman" w:cstheme="minorHAnsi"/>
          <w:rPrChange w:id="101" w:author="Madhuri K S" w:date="2020-05-21T18:27:00Z">
            <w:rPr>
              <w:rFonts w:ascii="Times New Roman" w:eastAsia="Times New Roman" w:hAnsi="Times New Roman" w:cs="Times New Roman"/>
              <w:sz w:val="24"/>
              <w:szCs w:val="24"/>
            </w:rPr>
          </w:rPrChange>
        </w:rPr>
        <w:t>re doing something wron</w:t>
      </w:r>
      <w:ins w:id="102" w:author="Madhuri K S" w:date="2020-05-21T18:25:00Z">
        <w:r w:rsidR="0003267B" w:rsidRPr="0003267B">
          <w:rPr>
            <w:rFonts w:eastAsia="Times New Roman" w:cstheme="minorHAnsi"/>
            <w:rPrChange w:id="103" w:author="Madhuri K S" w:date="2020-05-21T18:27:00Z">
              <w:rPr>
                <w:rFonts w:ascii="Times New Roman" w:eastAsia="Times New Roman" w:hAnsi="Times New Roman" w:cs="Times New Roman"/>
                <w:sz w:val="24"/>
                <w:szCs w:val="24"/>
              </w:rPr>
            </w:rPrChange>
          </w:rPr>
          <w:t>g, it can also</w:t>
        </w:r>
      </w:ins>
      <w:ins w:id="104" w:author="Madhuri K S" w:date="2020-05-21T18:26:00Z">
        <w:r w:rsidR="0003267B" w:rsidRPr="0003267B">
          <w:rPr>
            <w:rFonts w:eastAsia="Times New Roman" w:cstheme="minorHAnsi"/>
            <w:rPrChange w:id="105" w:author="Madhuri K S" w:date="2020-05-21T18:27:00Z">
              <w:rPr>
                <w:rFonts w:ascii="Times New Roman" w:eastAsia="Times New Roman" w:hAnsi="Times New Roman" w:cs="Times New Roman"/>
                <w:sz w:val="24"/>
                <w:szCs w:val="24"/>
              </w:rPr>
            </w:rPrChange>
          </w:rPr>
          <w:t xml:space="preserve"> be</w:t>
        </w:r>
      </w:ins>
      <w:ins w:id="106" w:author="Madhuri K S" w:date="2020-05-21T18:25:00Z">
        <w:r w:rsidR="0003267B" w:rsidRPr="0003267B">
          <w:rPr>
            <w:rFonts w:eastAsia="Times New Roman" w:cstheme="minorHAnsi"/>
            <w:rPrChange w:id="107" w:author="Madhuri K S" w:date="2020-05-21T18:27:00Z">
              <w:rPr>
                <w:rFonts w:ascii="Times New Roman" w:eastAsia="Times New Roman" w:hAnsi="Times New Roman" w:cs="Times New Roman"/>
                <w:sz w:val="24"/>
                <w:szCs w:val="24"/>
              </w:rPr>
            </w:rPrChange>
          </w:rPr>
          <w:t xml:space="preserve"> because </w:t>
        </w:r>
      </w:ins>
      <w:del w:id="108" w:author="Madhuri K S" w:date="2020-05-21T18:25:00Z">
        <w:r w:rsidRPr="0003267B" w:rsidDel="0003267B">
          <w:rPr>
            <w:rFonts w:eastAsia="Times New Roman" w:cstheme="minorHAnsi"/>
            <w:rPrChange w:id="109" w:author="Madhuri K S" w:date="2020-05-21T18:27:00Z">
              <w:rPr>
                <w:rFonts w:ascii="Times New Roman" w:eastAsia="Times New Roman" w:hAnsi="Times New Roman" w:cs="Times New Roman"/>
                <w:sz w:val="24"/>
                <w:szCs w:val="24"/>
              </w:rPr>
            </w:rPrChange>
          </w:rPr>
          <w:delText>g—it might just be</w:delText>
        </w:r>
      </w:del>
      <w:del w:id="110" w:author="Madhuri K S" w:date="2020-05-21T18:26:00Z">
        <w:r w:rsidRPr="0003267B" w:rsidDel="0003267B">
          <w:rPr>
            <w:rFonts w:eastAsia="Times New Roman" w:cstheme="minorHAnsi"/>
            <w:rPrChange w:id="111" w:author="Madhuri K S" w:date="2020-05-21T18:27:00Z">
              <w:rPr>
                <w:rFonts w:ascii="Times New Roman" w:eastAsia="Times New Roman" w:hAnsi="Times New Roman" w:cs="Times New Roman"/>
                <w:sz w:val="24"/>
                <w:szCs w:val="24"/>
              </w:rPr>
            </w:rPrChange>
          </w:rPr>
          <w:delText xml:space="preserve"> because </w:delText>
        </w:r>
      </w:del>
      <w:r w:rsidRPr="0003267B">
        <w:rPr>
          <w:rFonts w:eastAsia="Times New Roman" w:cstheme="minorHAnsi"/>
          <w:rPrChange w:id="112" w:author="Madhuri K S" w:date="2020-05-21T18:27:00Z">
            <w:rPr>
              <w:rFonts w:ascii="Times New Roman" w:eastAsia="Times New Roman" w:hAnsi="Times New Roman" w:cs="Times New Roman"/>
              <w:sz w:val="24"/>
              <w:szCs w:val="24"/>
            </w:rPr>
          </w:rPrChange>
        </w:rPr>
        <w:t xml:space="preserve">your subscription has some limitations. </w:t>
      </w:r>
      <w:ins w:id="113" w:author="Madhuri K S" w:date="2020-05-21T18:26:00Z">
        <w:r w:rsidR="0003267B" w:rsidRPr="0003267B">
          <w:rPr>
            <w:rFonts w:eastAsia="Times New Roman" w:cstheme="minorHAnsi"/>
            <w:rPrChange w:id="114" w:author="Madhuri K S" w:date="2020-05-21T18:27:00Z">
              <w:rPr>
                <w:rFonts w:ascii="Times New Roman" w:eastAsia="Times New Roman" w:hAnsi="Times New Roman" w:cs="Times New Roman"/>
                <w:sz w:val="24"/>
                <w:szCs w:val="24"/>
              </w:rPr>
            </w:rPrChange>
          </w:rPr>
          <w:t xml:space="preserve">The reason can be </w:t>
        </w:r>
      </w:ins>
      <w:del w:id="115" w:author="Madhuri K S" w:date="2020-05-21T18:26:00Z">
        <w:r w:rsidRPr="0003267B" w:rsidDel="0003267B">
          <w:rPr>
            <w:rFonts w:eastAsia="Times New Roman" w:cstheme="minorHAnsi"/>
            <w:rPrChange w:id="116" w:author="Madhuri K S" w:date="2020-05-21T18:27:00Z">
              <w:rPr>
                <w:rFonts w:ascii="Times New Roman" w:eastAsia="Times New Roman" w:hAnsi="Times New Roman" w:cs="Times New Roman"/>
                <w:sz w:val="24"/>
                <w:szCs w:val="24"/>
              </w:rPr>
            </w:rPrChange>
          </w:rPr>
          <w:delText xml:space="preserve">It could also mean </w:delText>
        </w:r>
      </w:del>
      <w:r w:rsidRPr="0003267B">
        <w:rPr>
          <w:rFonts w:eastAsia="Times New Roman" w:cstheme="minorHAnsi"/>
          <w:rPrChange w:id="117" w:author="Madhuri K S" w:date="2020-05-21T18:27:00Z">
            <w:rPr>
              <w:rFonts w:ascii="Times New Roman" w:eastAsia="Times New Roman" w:hAnsi="Times New Roman" w:cs="Times New Roman"/>
              <w:sz w:val="24"/>
              <w:szCs w:val="24"/>
            </w:rPr>
          </w:rPrChange>
        </w:rPr>
        <w:t>that you</w:t>
      </w:r>
      <w:del w:id="118" w:author="Madhuri K S" w:date="2020-05-21T18:26:00Z">
        <w:r w:rsidRPr="0003267B" w:rsidDel="0003267B">
          <w:rPr>
            <w:rFonts w:eastAsia="Times New Roman" w:cstheme="minorHAnsi"/>
            <w:rPrChange w:id="119" w:author="Madhuri K S" w:date="2020-05-21T18:27:00Z">
              <w:rPr>
                <w:rFonts w:ascii="Times New Roman" w:eastAsia="Times New Roman" w:hAnsi="Times New Roman" w:cs="Times New Roman"/>
                <w:sz w:val="24"/>
                <w:szCs w:val="24"/>
              </w:rPr>
            </w:rPrChange>
          </w:rPr>
          <w:delText>’</w:delText>
        </w:r>
      </w:del>
      <w:ins w:id="120" w:author="Madhuri K S" w:date="2020-05-21T18:26:00Z">
        <w:r w:rsidR="0003267B" w:rsidRPr="0003267B">
          <w:rPr>
            <w:rFonts w:eastAsia="Times New Roman" w:cstheme="minorHAnsi"/>
            <w:rPrChange w:id="121" w:author="Madhuri K S" w:date="2020-05-21T18:27:00Z">
              <w:rPr>
                <w:rFonts w:ascii="Times New Roman" w:eastAsia="Times New Roman" w:hAnsi="Times New Roman" w:cs="Times New Roman"/>
                <w:sz w:val="24"/>
                <w:szCs w:val="24"/>
              </w:rPr>
            </w:rPrChange>
          </w:rPr>
          <w:t xml:space="preserve"> ha</w:t>
        </w:r>
      </w:ins>
      <w:r w:rsidRPr="0003267B">
        <w:rPr>
          <w:rFonts w:eastAsia="Times New Roman" w:cstheme="minorHAnsi"/>
          <w:rPrChange w:id="122" w:author="Madhuri K S" w:date="2020-05-21T18:27:00Z">
            <w:rPr>
              <w:rFonts w:ascii="Times New Roman" w:eastAsia="Times New Roman" w:hAnsi="Times New Roman" w:cs="Times New Roman"/>
              <w:sz w:val="24"/>
              <w:szCs w:val="24"/>
            </w:rPr>
          </w:rPrChange>
        </w:rPr>
        <w:t>ve reached the instances limit or that creating the cluster will put you over the limit. All you need to do</w:t>
      </w:r>
      <w:ins w:id="123" w:author="Madhuri K S" w:date="2020-05-21T18:27:00Z">
        <w:r w:rsidR="0003267B" w:rsidRPr="0003267B">
          <w:rPr>
            <w:rFonts w:eastAsia="Times New Roman" w:cstheme="minorHAnsi"/>
            <w:rPrChange w:id="124" w:author="Madhuri K S" w:date="2020-05-21T18:27:00Z">
              <w:rPr>
                <w:rFonts w:ascii="Times New Roman" w:eastAsia="Times New Roman" w:hAnsi="Times New Roman" w:cs="Times New Roman"/>
                <w:sz w:val="24"/>
                <w:szCs w:val="24"/>
              </w:rPr>
            </w:rPrChange>
          </w:rPr>
          <w:t xml:space="preserve"> is</w:t>
        </w:r>
      </w:ins>
      <w:r w:rsidRPr="0003267B">
        <w:rPr>
          <w:rFonts w:eastAsia="Times New Roman" w:cstheme="minorHAnsi"/>
          <w:rPrChange w:id="125" w:author="Madhuri K S" w:date="2020-05-21T18:27:00Z">
            <w:rPr>
              <w:rFonts w:ascii="Times New Roman" w:eastAsia="Times New Roman" w:hAnsi="Times New Roman" w:cs="Times New Roman"/>
              <w:sz w:val="24"/>
              <w:szCs w:val="24"/>
            </w:rPr>
          </w:rPrChange>
        </w:rPr>
        <w:t xml:space="preserve"> to get rid of the error message is click on the “Change size” link and choose a different instance type.</w:t>
      </w:r>
    </w:p>
    <w:p w:rsidR="00173F52" w:rsidRDefault="00173F52" w:rsidP="00173F52">
      <w:pPr>
        <w:spacing w:before="240" w:after="168" w:line="240" w:lineRule="auto"/>
        <w:outlineLvl w:val="3"/>
        <w:rPr>
          <w:rFonts w:ascii="Arial" w:eastAsia="Times New Roman" w:hAnsi="Arial" w:cs="Arial"/>
          <w:color w:val="000000"/>
          <w:sz w:val="30"/>
          <w:szCs w:val="30"/>
        </w:rPr>
      </w:pPr>
    </w:p>
    <w:p w:rsidR="0050675F" w:rsidRDefault="0050675F" w:rsidP="00173F52">
      <w:pPr>
        <w:spacing w:before="240" w:after="168" w:line="240" w:lineRule="auto"/>
        <w:outlineLvl w:val="3"/>
        <w:rPr>
          <w:rFonts w:ascii="Arial" w:eastAsia="Times New Roman" w:hAnsi="Arial" w:cs="Arial"/>
          <w:color w:val="000000"/>
          <w:sz w:val="30"/>
          <w:szCs w:val="30"/>
        </w:rPr>
      </w:pPr>
    </w:p>
    <w:p w:rsidR="00173F52" w:rsidRPr="008F584F" w:rsidRDefault="008F584F" w:rsidP="00173F52">
      <w:pPr>
        <w:spacing w:before="240" w:after="168" w:line="240" w:lineRule="auto"/>
        <w:outlineLvl w:val="3"/>
        <w:rPr>
          <w:rFonts w:eastAsia="Times New Roman" w:cstheme="minorHAnsi"/>
          <w:color w:val="000000"/>
          <w:sz w:val="28"/>
          <w:szCs w:val="28"/>
          <w:rPrChange w:id="126" w:author="Madhuri K S" w:date="2020-05-21T18:45:00Z">
            <w:rPr>
              <w:rFonts w:ascii="Arial" w:eastAsia="Times New Roman" w:hAnsi="Arial" w:cs="Arial"/>
              <w:color w:val="000000"/>
              <w:sz w:val="30"/>
              <w:szCs w:val="30"/>
            </w:rPr>
          </w:rPrChange>
        </w:rPr>
      </w:pPr>
      <w:ins w:id="127" w:author="Madhuri K S" w:date="2020-05-21T18:44:00Z">
        <w:r w:rsidRPr="008F584F">
          <w:rPr>
            <w:rFonts w:eastAsia="Times New Roman" w:cstheme="minorHAnsi"/>
            <w:color w:val="000000"/>
            <w:sz w:val="28"/>
            <w:szCs w:val="28"/>
            <w:rPrChange w:id="128" w:author="Madhuri K S" w:date="2020-05-21T18:45:00Z">
              <w:rPr>
                <w:rFonts w:ascii="Arial" w:eastAsia="Times New Roman" w:hAnsi="Arial" w:cs="Arial"/>
                <w:color w:val="000000"/>
                <w:sz w:val="30"/>
                <w:szCs w:val="30"/>
              </w:rPr>
            </w:rPrChange>
          </w:rPr>
          <w:t>Node Size:</w:t>
        </w:r>
      </w:ins>
      <w:del w:id="129" w:author="Madhuri K S" w:date="2020-05-21T18:44:00Z">
        <w:r w:rsidR="00173F52" w:rsidRPr="008F584F" w:rsidDel="008F584F">
          <w:rPr>
            <w:rFonts w:eastAsia="Times New Roman" w:cstheme="minorHAnsi"/>
            <w:color w:val="000000"/>
            <w:sz w:val="28"/>
            <w:szCs w:val="28"/>
            <w:rPrChange w:id="130" w:author="Madhuri K S" w:date="2020-05-21T18:45:00Z">
              <w:rPr>
                <w:rFonts w:ascii="Arial" w:eastAsia="Times New Roman" w:hAnsi="Arial" w:cs="Arial"/>
                <w:color w:val="000000"/>
                <w:sz w:val="30"/>
                <w:szCs w:val="30"/>
              </w:rPr>
            </w:rPrChange>
          </w:rPr>
          <w:delText>A note on node size</w:delText>
        </w:r>
      </w:del>
    </w:p>
    <w:p w:rsidR="00173F52" w:rsidRPr="008F584F" w:rsidDel="008F584F" w:rsidRDefault="00173F52" w:rsidP="00173F52">
      <w:pPr>
        <w:spacing w:after="240" w:line="240" w:lineRule="auto"/>
        <w:rPr>
          <w:del w:id="131" w:author="Madhuri K S" w:date="2020-05-21T18:47:00Z"/>
          <w:rFonts w:eastAsia="Times New Roman" w:cstheme="minorHAnsi"/>
          <w:rPrChange w:id="132" w:author="Madhuri K S" w:date="2020-05-21T18:49:00Z">
            <w:rPr>
              <w:del w:id="133" w:author="Madhuri K S" w:date="2020-05-21T18:47:00Z"/>
              <w:rFonts w:ascii="Times New Roman" w:eastAsia="Times New Roman" w:hAnsi="Times New Roman" w:cs="Times New Roman"/>
              <w:sz w:val="24"/>
              <w:szCs w:val="24"/>
            </w:rPr>
          </w:rPrChange>
        </w:rPr>
      </w:pPr>
      <w:del w:id="134" w:author="Madhuri K S" w:date="2020-05-21T18:46:00Z">
        <w:r w:rsidRPr="008F584F" w:rsidDel="008F584F">
          <w:rPr>
            <w:rFonts w:eastAsia="Times New Roman" w:cstheme="minorHAnsi"/>
            <w:rPrChange w:id="135" w:author="Madhuri K S" w:date="2020-05-21T18:49:00Z">
              <w:rPr>
                <w:rFonts w:ascii="Times New Roman" w:eastAsia="Times New Roman" w:hAnsi="Times New Roman" w:cs="Times New Roman"/>
                <w:sz w:val="24"/>
                <w:szCs w:val="24"/>
              </w:rPr>
            </w:rPrChange>
          </w:rPr>
          <w:delText xml:space="preserve">When I was creating my cluster, I was having problems and I didn’t know why. Azure support guys are amazing, seriously—DM them and they will help you. Otherwise, you can post your question on Stack Overflow and the community there will help you. I was having problems </w:delText>
        </w:r>
      </w:del>
      <w:ins w:id="136" w:author="Madhuri K S" w:date="2020-05-21T18:46:00Z">
        <w:r w:rsidR="008F584F" w:rsidRPr="008F584F">
          <w:rPr>
            <w:rFonts w:eastAsia="Times New Roman" w:cstheme="minorHAnsi"/>
            <w:rPrChange w:id="137" w:author="Madhuri K S" w:date="2020-05-21T18:49:00Z">
              <w:rPr>
                <w:rFonts w:ascii="Times New Roman" w:eastAsia="Times New Roman" w:hAnsi="Times New Roman" w:cs="Times New Roman"/>
                <w:sz w:val="24"/>
                <w:szCs w:val="24"/>
              </w:rPr>
            </w:rPrChange>
          </w:rPr>
          <w:t xml:space="preserve">While </w:t>
        </w:r>
      </w:ins>
      <w:r w:rsidRPr="008F584F">
        <w:rPr>
          <w:rFonts w:eastAsia="Times New Roman" w:cstheme="minorHAnsi"/>
          <w:rPrChange w:id="138" w:author="Madhuri K S" w:date="2020-05-21T18:49:00Z">
            <w:rPr>
              <w:rFonts w:ascii="Times New Roman" w:eastAsia="Times New Roman" w:hAnsi="Times New Roman" w:cs="Times New Roman"/>
              <w:sz w:val="24"/>
              <w:szCs w:val="24"/>
            </w:rPr>
          </w:rPrChange>
        </w:rPr>
        <w:t>creating the cluster</w:t>
      </w:r>
      <w:ins w:id="139" w:author="Madhuri K S" w:date="2020-05-21T18:46:00Z">
        <w:r w:rsidR="008F584F" w:rsidRPr="008F584F">
          <w:rPr>
            <w:rFonts w:eastAsia="Times New Roman" w:cstheme="minorHAnsi"/>
            <w:rPrChange w:id="140" w:author="Madhuri K S" w:date="2020-05-21T18:49:00Z">
              <w:rPr>
                <w:rFonts w:ascii="Times New Roman" w:eastAsia="Times New Roman" w:hAnsi="Times New Roman" w:cs="Times New Roman"/>
                <w:sz w:val="24"/>
                <w:szCs w:val="24"/>
              </w:rPr>
            </w:rPrChange>
          </w:rPr>
          <w:t>,</w:t>
        </w:r>
      </w:ins>
      <w:del w:id="141" w:author="Madhuri K S" w:date="2020-05-21T18:46:00Z">
        <w:r w:rsidRPr="008F584F" w:rsidDel="008F584F">
          <w:rPr>
            <w:rFonts w:eastAsia="Times New Roman" w:cstheme="minorHAnsi"/>
            <w:rPrChange w:id="142" w:author="Madhuri K S" w:date="2020-05-21T18:49:00Z">
              <w:rPr>
                <w:rFonts w:ascii="Times New Roman" w:eastAsia="Times New Roman" w:hAnsi="Times New Roman" w:cs="Times New Roman"/>
                <w:sz w:val="24"/>
                <w:szCs w:val="24"/>
              </w:rPr>
            </w:rPrChange>
          </w:rPr>
          <w:delText xml:space="preserve"> because</w:delText>
        </w:r>
      </w:del>
      <w:ins w:id="143" w:author="Madhuri K S" w:date="2020-05-21T18:46:00Z">
        <w:r w:rsidR="008F584F" w:rsidRPr="008F584F">
          <w:rPr>
            <w:rFonts w:eastAsia="Times New Roman" w:cstheme="minorHAnsi"/>
            <w:rPrChange w:id="144" w:author="Madhuri K S" w:date="2020-05-21T18:49:00Z">
              <w:rPr>
                <w:rFonts w:ascii="Times New Roman" w:eastAsia="Times New Roman" w:hAnsi="Times New Roman" w:cs="Times New Roman"/>
                <w:sz w:val="24"/>
                <w:szCs w:val="24"/>
              </w:rPr>
            </w:rPrChange>
          </w:rPr>
          <w:t xml:space="preserve"> if</w:t>
        </w:r>
      </w:ins>
      <w:del w:id="145" w:author="Madhuri K S" w:date="2020-05-21T18:46:00Z">
        <w:r w:rsidRPr="008F584F" w:rsidDel="008F584F">
          <w:rPr>
            <w:rFonts w:eastAsia="Times New Roman" w:cstheme="minorHAnsi"/>
            <w:rPrChange w:id="146" w:author="Madhuri K S" w:date="2020-05-21T18:49:00Z">
              <w:rPr>
                <w:rFonts w:ascii="Times New Roman" w:eastAsia="Times New Roman" w:hAnsi="Times New Roman" w:cs="Times New Roman"/>
                <w:sz w:val="24"/>
                <w:szCs w:val="24"/>
              </w:rPr>
            </w:rPrChange>
          </w:rPr>
          <w:delText xml:space="preserve"> I was using</w:delText>
        </w:r>
      </w:del>
      <w:r w:rsidRPr="008F584F">
        <w:rPr>
          <w:rFonts w:eastAsia="Times New Roman" w:cstheme="minorHAnsi"/>
          <w:rPrChange w:id="147" w:author="Madhuri K S" w:date="2020-05-21T18:49:00Z">
            <w:rPr>
              <w:rFonts w:ascii="Times New Roman" w:eastAsia="Times New Roman" w:hAnsi="Times New Roman" w:cs="Times New Roman"/>
              <w:sz w:val="24"/>
              <w:szCs w:val="24"/>
            </w:rPr>
          </w:rPrChange>
        </w:rPr>
        <w:t xml:space="preserve"> a small instance for AKS</w:t>
      </w:r>
      <w:ins w:id="148" w:author="Madhuri K S" w:date="2020-05-21T18:46:00Z">
        <w:r w:rsidR="008F584F" w:rsidRPr="008F584F">
          <w:rPr>
            <w:rFonts w:eastAsia="Times New Roman" w:cstheme="minorHAnsi"/>
            <w:rPrChange w:id="149" w:author="Madhuri K S" w:date="2020-05-21T18:49:00Z">
              <w:rPr>
                <w:rFonts w:ascii="Times New Roman" w:eastAsia="Times New Roman" w:hAnsi="Times New Roman" w:cs="Times New Roman"/>
                <w:sz w:val="24"/>
                <w:szCs w:val="24"/>
              </w:rPr>
            </w:rPrChange>
          </w:rPr>
          <w:t>, then it can cause an error</w:t>
        </w:r>
      </w:ins>
      <w:r w:rsidRPr="008F584F">
        <w:rPr>
          <w:rFonts w:eastAsia="Times New Roman" w:cstheme="minorHAnsi"/>
          <w:rPrChange w:id="150" w:author="Madhuri K S" w:date="2020-05-21T18:49:00Z">
            <w:rPr>
              <w:rFonts w:ascii="Times New Roman" w:eastAsia="Times New Roman" w:hAnsi="Times New Roman" w:cs="Times New Roman"/>
              <w:sz w:val="24"/>
              <w:szCs w:val="24"/>
            </w:rPr>
          </w:rPrChange>
        </w:rPr>
        <w:t xml:space="preserve">. </w:t>
      </w:r>
      <w:del w:id="151" w:author="Madhuri K S" w:date="2020-05-21T18:46:00Z">
        <w:r w:rsidRPr="008F584F" w:rsidDel="008F584F">
          <w:rPr>
            <w:rFonts w:eastAsia="Times New Roman" w:cstheme="minorHAnsi"/>
            <w:rPrChange w:id="152" w:author="Madhuri K S" w:date="2020-05-21T18:49:00Z">
              <w:rPr>
                <w:rFonts w:ascii="Times New Roman" w:eastAsia="Times New Roman" w:hAnsi="Times New Roman" w:cs="Times New Roman"/>
                <w:sz w:val="24"/>
                <w:szCs w:val="24"/>
              </w:rPr>
            </w:rPrChange>
          </w:rPr>
          <w:delText>According to the support guys, y</w:delText>
        </w:r>
      </w:del>
      <w:ins w:id="153" w:author="Madhuri K S" w:date="2020-05-21T18:46:00Z">
        <w:r w:rsidR="008F584F" w:rsidRPr="008F584F">
          <w:rPr>
            <w:rFonts w:eastAsia="Times New Roman" w:cstheme="minorHAnsi"/>
            <w:rPrChange w:id="154" w:author="Madhuri K S" w:date="2020-05-21T18:49:00Z">
              <w:rPr>
                <w:rFonts w:ascii="Times New Roman" w:eastAsia="Times New Roman" w:hAnsi="Times New Roman" w:cs="Times New Roman"/>
                <w:sz w:val="24"/>
                <w:szCs w:val="24"/>
              </w:rPr>
            </w:rPrChange>
          </w:rPr>
          <w:t xml:space="preserve">In this scenario </w:t>
        </w:r>
      </w:ins>
      <w:del w:id="155" w:author="Madhuri K S" w:date="2020-05-21T18:47:00Z">
        <w:r w:rsidRPr="008F584F" w:rsidDel="008F584F">
          <w:rPr>
            <w:rFonts w:eastAsia="Times New Roman" w:cstheme="minorHAnsi"/>
            <w:rPrChange w:id="156" w:author="Madhuri K S" w:date="2020-05-21T18:49:00Z">
              <w:rPr>
                <w:rFonts w:ascii="Times New Roman" w:eastAsia="Times New Roman" w:hAnsi="Times New Roman" w:cs="Times New Roman"/>
                <w:sz w:val="24"/>
                <w:szCs w:val="24"/>
              </w:rPr>
            </w:rPrChange>
          </w:rPr>
          <w:delText>ou</w:delText>
        </w:r>
      </w:del>
      <w:ins w:id="157" w:author="Madhuri K S" w:date="2020-05-21T18:47:00Z">
        <w:r w:rsidR="008F584F" w:rsidRPr="008F584F">
          <w:rPr>
            <w:rFonts w:eastAsia="Times New Roman" w:cstheme="minorHAnsi"/>
            <w:rPrChange w:id="158" w:author="Madhuri K S" w:date="2020-05-21T18:49:00Z">
              <w:rPr>
                <w:rFonts w:ascii="Times New Roman" w:eastAsia="Times New Roman" w:hAnsi="Times New Roman" w:cs="Times New Roman"/>
                <w:sz w:val="24"/>
                <w:szCs w:val="24"/>
              </w:rPr>
            </w:rPrChange>
          </w:rPr>
          <w:t>one would be required</w:t>
        </w:r>
      </w:ins>
      <w:del w:id="159" w:author="Madhuri K S" w:date="2020-05-21T18:47:00Z">
        <w:r w:rsidRPr="008F584F" w:rsidDel="008F584F">
          <w:rPr>
            <w:rFonts w:eastAsia="Times New Roman" w:cstheme="minorHAnsi"/>
            <w:rPrChange w:id="160" w:author="Madhuri K S" w:date="2020-05-21T18:49:00Z">
              <w:rPr>
                <w:rFonts w:ascii="Times New Roman" w:eastAsia="Times New Roman" w:hAnsi="Times New Roman" w:cs="Times New Roman"/>
                <w:sz w:val="24"/>
                <w:szCs w:val="24"/>
              </w:rPr>
            </w:rPrChange>
          </w:rPr>
          <w:delText xml:space="preserve"> need</w:delText>
        </w:r>
      </w:del>
      <w:r w:rsidRPr="008F584F">
        <w:rPr>
          <w:rFonts w:eastAsia="Times New Roman" w:cstheme="minorHAnsi"/>
          <w:rPrChange w:id="161" w:author="Madhuri K S" w:date="2020-05-21T18:49:00Z">
            <w:rPr>
              <w:rFonts w:ascii="Times New Roman" w:eastAsia="Times New Roman" w:hAnsi="Times New Roman" w:cs="Times New Roman"/>
              <w:sz w:val="24"/>
              <w:szCs w:val="24"/>
            </w:rPr>
          </w:rPrChange>
        </w:rPr>
        <w:t xml:space="preserve"> to </w:t>
      </w:r>
      <w:r w:rsidRPr="008F584F">
        <w:rPr>
          <w:rFonts w:eastAsia="Times New Roman" w:cstheme="minorHAnsi"/>
          <w:bCs/>
          <w:rPrChange w:id="162" w:author="Madhuri K S" w:date="2020-05-21T18:49:00Z">
            <w:rPr>
              <w:rFonts w:ascii="Times New Roman" w:eastAsia="Times New Roman" w:hAnsi="Times New Roman" w:cs="Times New Roman"/>
              <w:b/>
              <w:bCs/>
              <w:sz w:val="24"/>
              <w:szCs w:val="24"/>
            </w:rPr>
          </w:rPrChange>
        </w:rPr>
        <w:t>select an instance with at least 3.5 GB of memory</w:t>
      </w:r>
      <w:del w:id="163" w:author="Madhuri K S" w:date="2020-05-21T18:47:00Z">
        <w:r w:rsidRPr="008F584F" w:rsidDel="008F584F">
          <w:rPr>
            <w:rFonts w:eastAsia="Times New Roman" w:cstheme="minorHAnsi"/>
            <w:rPrChange w:id="164" w:author="Madhuri K S" w:date="2020-05-21T18:49:00Z">
              <w:rPr>
                <w:rFonts w:ascii="Times New Roman" w:eastAsia="Times New Roman" w:hAnsi="Times New Roman" w:cs="Times New Roman"/>
                <w:sz w:val="24"/>
                <w:szCs w:val="24"/>
              </w:rPr>
            </w:rPrChange>
          </w:rPr>
          <w:delText>. If not</w:delText>
        </w:r>
      </w:del>
      <w:r w:rsidRPr="008F584F">
        <w:rPr>
          <w:rFonts w:eastAsia="Times New Roman" w:cstheme="minorHAnsi"/>
          <w:rPrChange w:id="165" w:author="Madhuri K S" w:date="2020-05-21T18:49:00Z">
            <w:rPr>
              <w:rFonts w:ascii="Times New Roman" w:eastAsia="Times New Roman" w:hAnsi="Times New Roman" w:cs="Times New Roman"/>
              <w:sz w:val="24"/>
              <w:szCs w:val="24"/>
            </w:rPr>
          </w:rPrChange>
        </w:rPr>
        <w:t xml:space="preserve">, </w:t>
      </w:r>
      <w:ins w:id="166" w:author="Madhuri K S" w:date="2020-05-21T18:47:00Z">
        <w:r w:rsidR="008F584F" w:rsidRPr="008F584F">
          <w:rPr>
            <w:rFonts w:eastAsia="Times New Roman" w:cstheme="minorHAnsi"/>
            <w:rPrChange w:id="167" w:author="Madhuri K S" w:date="2020-05-21T18:49:00Z">
              <w:rPr>
                <w:rFonts w:ascii="Times New Roman" w:eastAsia="Times New Roman" w:hAnsi="Times New Roman" w:cs="Times New Roman"/>
                <w:sz w:val="24"/>
                <w:szCs w:val="24"/>
              </w:rPr>
            </w:rPrChange>
          </w:rPr>
          <w:t xml:space="preserve">otherwise </w:t>
        </w:r>
      </w:ins>
      <w:r w:rsidRPr="008F584F">
        <w:rPr>
          <w:rFonts w:eastAsia="Times New Roman" w:cstheme="minorHAnsi"/>
          <w:rPrChange w:id="168" w:author="Madhuri K S" w:date="2020-05-21T18:49:00Z">
            <w:rPr>
              <w:rFonts w:ascii="Times New Roman" w:eastAsia="Times New Roman" w:hAnsi="Times New Roman" w:cs="Times New Roman"/>
              <w:sz w:val="24"/>
              <w:szCs w:val="24"/>
            </w:rPr>
          </w:rPrChange>
        </w:rPr>
        <w:t>the cluster wo</w:t>
      </w:r>
      <w:ins w:id="169" w:author="Madhuri K S" w:date="2020-05-21T18:47:00Z">
        <w:r w:rsidR="008F584F" w:rsidRPr="008F584F">
          <w:rPr>
            <w:rFonts w:eastAsia="Times New Roman" w:cstheme="minorHAnsi"/>
            <w:rPrChange w:id="170" w:author="Madhuri K S" w:date="2020-05-21T18:49:00Z">
              <w:rPr>
                <w:rFonts w:ascii="Times New Roman" w:eastAsia="Times New Roman" w:hAnsi="Times New Roman" w:cs="Times New Roman"/>
                <w:sz w:val="24"/>
                <w:szCs w:val="24"/>
              </w:rPr>
            </w:rPrChange>
          </w:rPr>
          <w:t>uld not be created.</w:t>
        </w:r>
      </w:ins>
      <w:del w:id="171" w:author="Madhuri K S" w:date="2020-05-21T18:47:00Z">
        <w:r w:rsidRPr="008F584F" w:rsidDel="008F584F">
          <w:rPr>
            <w:rFonts w:eastAsia="Times New Roman" w:cstheme="minorHAnsi"/>
            <w:rPrChange w:id="172" w:author="Madhuri K S" w:date="2020-05-21T18:49:00Z">
              <w:rPr>
                <w:rFonts w:ascii="Times New Roman" w:eastAsia="Times New Roman" w:hAnsi="Times New Roman" w:cs="Times New Roman"/>
                <w:sz w:val="24"/>
                <w:szCs w:val="24"/>
              </w:rPr>
            </w:rPrChange>
          </w:rPr>
          <w:delText>n’t come up</w:delText>
        </w:r>
      </w:del>
      <w:r w:rsidRPr="008F584F">
        <w:rPr>
          <w:rFonts w:eastAsia="Times New Roman" w:cstheme="minorHAnsi"/>
          <w:rPrChange w:id="173" w:author="Madhuri K S" w:date="2020-05-21T18:49:00Z">
            <w:rPr>
              <w:rFonts w:ascii="Times New Roman" w:eastAsia="Times New Roman" w:hAnsi="Times New Roman" w:cs="Times New Roman"/>
              <w:sz w:val="24"/>
              <w:szCs w:val="24"/>
            </w:rPr>
          </w:rPrChange>
        </w:rPr>
        <w:t xml:space="preserve"> </w:t>
      </w:r>
      <w:ins w:id="174" w:author="Madhuri K S" w:date="2020-05-21T18:48:00Z">
        <w:r w:rsidR="008F584F" w:rsidRPr="008F584F">
          <w:rPr>
            <w:rFonts w:eastAsia="Times New Roman" w:cstheme="minorHAnsi"/>
            <w:rPrChange w:id="175" w:author="Madhuri K S" w:date="2020-05-21T18:49:00Z">
              <w:rPr>
                <w:rFonts w:ascii="Times New Roman" w:eastAsia="Times New Roman" w:hAnsi="Times New Roman" w:cs="Times New Roman"/>
                <w:sz w:val="24"/>
                <w:szCs w:val="24"/>
              </w:rPr>
            </w:rPrChange>
          </w:rPr>
          <w:t>T</w:t>
        </w:r>
      </w:ins>
      <w:del w:id="176" w:author="Madhuri K S" w:date="2020-05-21T18:47:00Z">
        <w:r w:rsidRPr="008F584F" w:rsidDel="008F584F">
          <w:rPr>
            <w:rFonts w:eastAsia="Times New Roman" w:cstheme="minorHAnsi"/>
            <w:rPrChange w:id="177" w:author="Madhuri K S" w:date="2020-05-21T18:49:00Z">
              <w:rPr>
                <w:rFonts w:ascii="Times New Roman" w:eastAsia="Times New Roman" w:hAnsi="Times New Roman" w:cs="Times New Roman"/>
                <w:sz w:val="24"/>
                <w:szCs w:val="24"/>
              </w:rPr>
            </w:rPrChange>
          </w:rPr>
          <w:delText>and you’ll see weird errors.</w:delText>
        </w:r>
      </w:del>
    </w:p>
    <w:p w:rsidR="00173F52" w:rsidRPr="008F584F" w:rsidRDefault="00173F52" w:rsidP="008F584F">
      <w:pPr>
        <w:spacing w:after="240" w:line="240" w:lineRule="auto"/>
        <w:rPr>
          <w:rFonts w:eastAsia="Times New Roman" w:cstheme="minorHAnsi"/>
          <w:rPrChange w:id="178" w:author="Madhuri K S" w:date="2020-05-21T18:49:00Z">
            <w:rPr>
              <w:rFonts w:ascii="Times New Roman" w:eastAsia="Times New Roman" w:hAnsi="Times New Roman" w:cs="Times New Roman"/>
              <w:sz w:val="24"/>
              <w:szCs w:val="24"/>
            </w:rPr>
          </w:rPrChange>
        </w:rPr>
        <w:pPrChange w:id="179" w:author="Madhuri K S" w:date="2020-05-21T18:47:00Z">
          <w:pPr>
            <w:spacing w:after="240" w:line="240" w:lineRule="auto"/>
          </w:pPr>
        </w:pPrChange>
      </w:pPr>
      <w:del w:id="180" w:author="Madhuri K S" w:date="2020-05-21T18:47:00Z">
        <w:r w:rsidRPr="008F584F" w:rsidDel="008F584F">
          <w:rPr>
            <w:rFonts w:eastAsia="Times New Roman" w:cstheme="minorHAnsi"/>
            <w:rPrChange w:id="181" w:author="Madhuri K S" w:date="2020-05-21T18:49:00Z">
              <w:rPr>
                <w:rFonts w:ascii="Times New Roman" w:eastAsia="Times New Roman" w:hAnsi="Times New Roman" w:cs="Times New Roman"/>
                <w:sz w:val="24"/>
                <w:szCs w:val="24"/>
              </w:rPr>
            </w:rPrChange>
          </w:rPr>
          <w:delText xml:space="preserve">Even if you don’t have this error, let’s change the size so that you don’t spend too much on this test. </w:delText>
        </w:r>
      </w:del>
      <w:proofErr w:type="gramStart"/>
      <w:ins w:id="182" w:author="Madhuri K S" w:date="2020-05-21T18:47:00Z">
        <w:r w:rsidR="008F584F" w:rsidRPr="008F584F">
          <w:rPr>
            <w:rFonts w:eastAsia="Times New Roman" w:cstheme="minorHAnsi"/>
            <w:rPrChange w:id="183" w:author="Madhuri K S" w:date="2020-05-21T18:49:00Z">
              <w:rPr>
                <w:rFonts w:ascii="Times New Roman" w:eastAsia="Times New Roman" w:hAnsi="Times New Roman" w:cs="Times New Roman"/>
                <w:sz w:val="24"/>
                <w:szCs w:val="24"/>
              </w:rPr>
            </w:rPrChange>
          </w:rPr>
          <w:t>he</w:t>
        </w:r>
      </w:ins>
      <w:proofErr w:type="gramEnd"/>
      <w:del w:id="184" w:author="Madhuri K S" w:date="2020-05-21T18:47:00Z">
        <w:r w:rsidRPr="008F584F" w:rsidDel="008F584F">
          <w:rPr>
            <w:rFonts w:eastAsia="Times New Roman" w:cstheme="minorHAnsi"/>
            <w:rPrChange w:id="185" w:author="Madhuri K S" w:date="2020-05-21T18:49:00Z">
              <w:rPr>
                <w:rFonts w:ascii="Times New Roman" w:eastAsia="Times New Roman" w:hAnsi="Times New Roman" w:cs="Times New Roman"/>
                <w:sz w:val="24"/>
                <w:szCs w:val="24"/>
              </w:rPr>
            </w:rPrChange>
          </w:rPr>
          <w:delText>The</w:delText>
        </w:r>
      </w:del>
      <w:r w:rsidRPr="008F584F">
        <w:rPr>
          <w:rFonts w:eastAsia="Times New Roman" w:cstheme="minorHAnsi"/>
          <w:rPrChange w:id="186" w:author="Madhuri K S" w:date="2020-05-21T18:49:00Z">
            <w:rPr>
              <w:rFonts w:ascii="Times New Roman" w:eastAsia="Times New Roman" w:hAnsi="Times New Roman" w:cs="Times New Roman"/>
              <w:sz w:val="24"/>
              <w:szCs w:val="24"/>
            </w:rPr>
          </w:rPrChange>
        </w:rPr>
        <w:t xml:space="preserve"> </w:t>
      </w:r>
      <w:ins w:id="187" w:author="Madhuri K S" w:date="2020-05-21T18:48:00Z">
        <w:r w:rsidR="008F584F" w:rsidRPr="008F584F">
          <w:rPr>
            <w:rFonts w:eastAsia="Times New Roman" w:cstheme="minorHAnsi"/>
            <w:rPrChange w:id="188" w:author="Madhuri K S" w:date="2020-05-21T18:49:00Z">
              <w:rPr>
                <w:rFonts w:ascii="Times New Roman" w:eastAsia="Times New Roman" w:hAnsi="Times New Roman" w:cs="Times New Roman"/>
                <w:sz w:val="24"/>
                <w:szCs w:val="24"/>
              </w:rPr>
            </w:rPrChange>
          </w:rPr>
          <w:t>give</w:t>
        </w:r>
      </w:ins>
      <w:ins w:id="189" w:author="Madhuri K S" w:date="2020-05-21T18:49:00Z">
        <w:r w:rsidR="008F584F">
          <w:rPr>
            <w:rFonts w:eastAsia="Times New Roman" w:cstheme="minorHAnsi"/>
          </w:rPr>
          <w:t>n</w:t>
        </w:r>
      </w:ins>
      <w:del w:id="190" w:author="Madhuri K S" w:date="2020-05-21T18:48:00Z">
        <w:r w:rsidRPr="008F584F" w:rsidDel="008F584F">
          <w:rPr>
            <w:rFonts w:eastAsia="Times New Roman" w:cstheme="minorHAnsi"/>
            <w:rPrChange w:id="191" w:author="Madhuri K S" w:date="2020-05-21T18:49:00Z">
              <w:rPr>
                <w:rFonts w:ascii="Times New Roman" w:eastAsia="Times New Roman" w:hAnsi="Times New Roman" w:cs="Times New Roman"/>
                <w:sz w:val="24"/>
                <w:szCs w:val="24"/>
              </w:rPr>
            </w:rPrChange>
          </w:rPr>
          <w:delText>following</w:delText>
        </w:r>
      </w:del>
      <w:r w:rsidRPr="008F584F">
        <w:rPr>
          <w:rFonts w:eastAsia="Times New Roman" w:cstheme="minorHAnsi"/>
          <w:rPrChange w:id="192" w:author="Madhuri K S" w:date="2020-05-21T18:49:00Z">
            <w:rPr>
              <w:rFonts w:ascii="Times New Roman" w:eastAsia="Times New Roman" w:hAnsi="Times New Roman" w:cs="Times New Roman"/>
              <w:sz w:val="24"/>
              <w:szCs w:val="24"/>
            </w:rPr>
          </w:rPrChange>
        </w:rPr>
        <w:t xml:space="preserve"> screen </w:t>
      </w:r>
      <w:ins w:id="193" w:author="Madhuri K S" w:date="2020-05-21T18:48:00Z">
        <w:r w:rsidR="008F584F" w:rsidRPr="008F584F">
          <w:rPr>
            <w:rFonts w:eastAsia="Times New Roman" w:cstheme="minorHAnsi"/>
            <w:rPrChange w:id="194" w:author="Madhuri K S" w:date="2020-05-21T18:49:00Z">
              <w:rPr>
                <w:rFonts w:ascii="Times New Roman" w:eastAsia="Times New Roman" w:hAnsi="Times New Roman" w:cs="Times New Roman"/>
                <w:sz w:val="24"/>
                <w:szCs w:val="24"/>
              </w:rPr>
            </w:rPrChange>
          </w:rPr>
          <w:t xml:space="preserve">should be followed for </w:t>
        </w:r>
      </w:ins>
      <w:ins w:id="195" w:author="Madhuri K S" w:date="2020-05-21T18:49:00Z">
        <w:r w:rsidR="008F584F" w:rsidRPr="008F584F">
          <w:rPr>
            <w:rFonts w:eastAsia="Times New Roman" w:cstheme="minorHAnsi"/>
            <w:rPrChange w:id="196" w:author="Madhuri K S" w:date="2020-05-21T18:49:00Z">
              <w:rPr>
                <w:rFonts w:ascii="Times New Roman" w:eastAsia="Times New Roman" w:hAnsi="Times New Roman" w:cs="Times New Roman"/>
                <w:sz w:val="24"/>
                <w:szCs w:val="24"/>
              </w:rPr>
            </w:rPrChange>
          </w:rPr>
          <w:t>help</w:t>
        </w:r>
      </w:ins>
      <w:del w:id="197" w:author="Madhuri K S" w:date="2020-05-21T18:48:00Z">
        <w:r w:rsidRPr="008F584F" w:rsidDel="008F584F">
          <w:rPr>
            <w:rFonts w:eastAsia="Times New Roman" w:cstheme="minorHAnsi"/>
            <w:rPrChange w:id="198" w:author="Madhuri K S" w:date="2020-05-21T18:49:00Z">
              <w:rPr>
                <w:rFonts w:ascii="Times New Roman" w:eastAsia="Times New Roman" w:hAnsi="Times New Roman" w:cs="Times New Roman"/>
                <w:sz w:val="24"/>
                <w:szCs w:val="24"/>
              </w:rPr>
            </w:rPrChange>
          </w:rPr>
          <w:delText>should appear</w:delText>
        </w:r>
      </w:del>
      <w:r w:rsidRPr="008F584F">
        <w:rPr>
          <w:rFonts w:eastAsia="Times New Roman" w:cstheme="minorHAnsi"/>
          <w:rPrChange w:id="199" w:author="Madhuri K S" w:date="2020-05-21T18:49:00Z">
            <w:rPr>
              <w:rFonts w:ascii="Times New Roman" w:eastAsia="Times New Roman" w:hAnsi="Times New Roman" w:cs="Times New Roman"/>
              <w:sz w:val="24"/>
              <w:szCs w:val="24"/>
            </w:rPr>
          </w:rPrChange>
        </w:rPr>
        <w:t>:</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3387090"/>
            <wp:effectExtent l="0" t="0" r="0" b="3810"/>
            <wp:docPr id="14" name="Picture 14" descr="AKS Azure Nod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KS Azure Node Siz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7090"/>
                    </a:xfrm>
                    <a:prstGeom prst="rect">
                      <a:avLst/>
                    </a:prstGeom>
                    <a:noFill/>
                    <a:ln>
                      <a:noFill/>
                    </a:ln>
                  </pic:spPr>
                </pic:pic>
              </a:graphicData>
            </a:graphic>
          </wp:inline>
        </w:drawing>
      </w:r>
    </w:p>
    <w:p w:rsidR="00173F52" w:rsidRPr="008F584F" w:rsidRDefault="00173F52" w:rsidP="00173F52">
      <w:pPr>
        <w:spacing w:after="240" w:line="240" w:lineRule="auto"/>
        <w:rPr>
          <w:rFonts w:eastAsia="Times New Roman" w:cstheme="minorHAnsi"/>
          <w:rPrChange w:id="200" w:author="Madhuri K S" w:date="2020-05-21T18:43:00Z">
            <w:rPr>
              <w:rFonts w:ascii="Times New Roman" w:eastAsia="Times New Roman" w:hAnsi="Times New Roman" w:cs="Times New Roman"/>
              <w:sz w:val="24"/>
              <w:szCs w:val="24"/>
            </w:rPr>
          </w:rPrChange>
        </w:rPr>
      </w:pPr>
      <w:r w:rsidRPr="008F584F">
        <w:rPr>
          <w:rFonts w:eastAsia="Times New Roman" w:cstheme="minorHAnsi"/>
          <w:rPrChange w:id="201" w:author="Madhuri K S" w:date="2020-05-21T18:43:00Z">
            <w:rPr>
              <w:rFonts w:ascii="Times New Roman" w:eastAsia="Times New Roman" w:hAnsi="Times New Roman" w:cs="Times New Roman"/>
              <w:sz w:val="24"/>
              <w:szCs w:val="24"/>
            </w:rPr>
          </w:rPrChange>
        </w:rPr>
        <w:lastRenderedPageBreak/>
        <w:t>Type “a2” (1) so that the “</w:t>
      </w:r>
      <w:r w:rsidRPr="008F584F">
        <w:rPr>
          <w:rFonts w:eastAsia="Times New Roman" w:cstheme="minorHAnsi"/>
          <w:b/>
          <w:bCs/>
          <w:rPrChange w:id="202" w:author="Madhuri K S" w:date="2020-05-21T18:43:00Z">
            <w:rPr>
              <w:rFonts w:ascii="Times New Roman" w:eastAsia="Times New Roman" w:hAnsi="Times New Roman" w:cs="Times New Roman"/>
              <w:b/>
              <w:bCs/>
              <w:sz w:val="24"/>
              <w:szCs w:val="24"/>
            </w:rPr>
          </w:rPrChange>
        </w:rPr>
        <w:t>Standard A2_v2″</w:t>
      </w:r>
      <w:r w:rsidRPr="008F584F">
        <w:rPr>
          <w:rFonts w:eastAsia="Times New Roman" w:cstheme="minorHAnsi"/>
          <w:rPrChange w:id="203" w:author="Madhuri K S" w:date="2020-05-21T18:43:00Z">
            <w:rPr>
              <w:rFonts w:ascii="Times New Roman" w:eastAsia="Times New Roman" w:hAnsi="Times New Roman" w:cs="Times New Roman"/>
              <w:sz w:val="24"/>
              <w:szCs w:val="24"/>
            </w:rPr>
          </w:rPrChange>
        </w:rPr>
        <w:t> instance type appears and click it. Next, click on the blue “Select” (2) button. It will take you back to the previous screen.</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1772285"/>
            <wp:effectExtent l="0" t="0" r="0" b="0"/>
            <wp:docPr id="13" name="Picture 13" descr="AKS Nod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KS Node Siz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72285"/>
                    </a:xfrm>
                    <a:prstGeom prst="rect">
                      <a:avLst/>
                    </a:prstGeom>
                    <a:noFill/>
                    <a:ln>
                      <a:noFill/>
                    </a:ln>
                  </pic:spPr>
                </pic:pic>
              </a:graphicData>
            </a:graphic>
          </wp:inline>
        </w:drawing>
      </w:r>
    </w:p>
    <w:p w:rsidR="00173F52" w:rsidRPr="00531133" w:rsidRDefault="00173F52" w:rsidP="00173F52">
      <w:pPr>
        <w:spacing w:after="240" w:line="240" w:lineRule="auto"/>
        <w:rPr>
          <w:rFonts w:eastAsia="Times New Roman" w:cstheme="minorHAnsi"/>
          <w:rPrChange w:id="204" w:author="Madhuri K S" w:date="2020-05-21T18:27:00Z">
            <w:rPr>
              <w:rFonts w:ascii="Times New Roman" w:eastAsia="Times New Roman" w:hAnsi="Times New Roman" w:cs="Times New Roman"/>
              <w:sz w:val="24"/>
              <w:szCs w:val="24"/>
            </w:rPr>
          </w:rPrChange>
        </w:rPr>
      </w:pPr>
      <w:r w:rsidRPr="00531133">
        <w:rPr>
          <w:rFonts w:eastAsia="Times New Roman" w:cstheme="minorHAnsi"/>
          <w:rPrChange w:id="205" w:author="Madhuri K S" w:date="2020-05-21T18:27:00Z">
            <w:rPr>
              <w:rFonts w:ascii="Times New Roman" w:eastAsia="Times New Roman" w:hAnsi="Times New Roman" w:cs="Times New Roman"/>
              <w:sz w:val="24"/>
              <w:szCs w:val="24"/>
            </w:rPr>
          </w:rPrChange>
        </w:rPr>
        <w:t xml:space="preserve">Set “Node count” option to 2. Once done, click on the “Next: Networking” button. </w:t>
      </w:r>
    </w:p>
    <w:p w:rsidR="00173F52" w:rsidRPr="00531133" w:rsidRDefault="00173F52" w:rsidP="00173F52">
      <w:pPr>
        <w:spacing w:before="240" w:after="168" w:line="240" w:lineRule="auto"/>
        <w:outlineLvl w:val="3"/>
        <w:rPr>
          <w:rFonts w:eastAsia="Times New Roman" w:cstheme="minorHAnsi"/>
          <w:color w:val="000000"/>
          <w:sz w:val="24"/>
          <w:szCs w:val="24"/>
          <w:rPrChange w:id="206" w:author="Madhuri K S" w:date="2020-05-21T18:29:00Z">
            <w:rPr>
              <w:rFonts w:ascii="Arial" w:eastAsia="Times New Roman" w:hAnsi="Arial" w:cs="Arial"/>
              <w:color w:val="000000"/>
              <w:sz w:val="30"/>
              <w:szCs w:val="30"/>
            </w:rPr>
          </w:rPrChange>
        </w:rPr>
      </w:pPr>
      <w:del w:id="207" w:author="Madhuri K S" w:date="2020-05-21T18:28:00Z">
        <w:r w:rsidRPr="00531133" w:rsidDel="00531133">
          <w:rPr>
            <w:rFonts w:eastAsia="Times New Roman" w:cstheme="minorHAnsi"/>
            <w:color w:val="000000"/>
            <w:sz w:val="24"/>
            <w:szCs w:val="24"/>
            <w:rPrChange w:id="208" w:author="Madhuri K S" w:date="2020-05-21T18:29:00Z">
              <w:rPr>
                <w:rFonts w:ascii="Arial" w:eastAsia="Times New Roman" w:hAnsi="Arial" w:cs="Arial"/>
                <w:color w:val="000000"/>
                <w:sz w:val="30"/>
                <w:szCs w:val="30"/>
              </w:rPr>
            </w:rPrChange>
          </w:rPr>
          <w:delText xml:space="preserve">3. </w:delText>
        </w:r>
      </w:del>
      <w:r w:rsidRPr="00531133">
        <w:rPr>
          <w:rFonts w:eastAsia="Times New Roman" w:cstheme="minorHAnsi"/>
          <w:color w:val="000000"/>
          <w:sz w:val="24"/>
          <w:szCs w:val="24"/>
          <w:rPrChange w:id="209" w:author="Madhuri K S" w:date="2020-05-21T18:29:00Z">
            <w:rPr>
              <w:rFonts w:ascii="Arial" w:eastAsia="Times New Roman" w:hAnsi="Arial" w:cs="Arial"/>
              <w:color w:val="000000"/>
              <w:sz w:val="30"/>
              <w:szCs w:val="30"/>
            </w:rPr>
          </w:rPrChange>
        </w:rPr>
        <w:t>Fill in the networking configuration</w:t>
      </w:r>
    </w:p>
    <w:p w:rsidR="00173F52" w:rsidRPr="00173F52" w:rsidRDefault="00173F52" w:rsidP="00173F52">
      <w:pPr>
        <w:spacing w:after="240" w:line="240" w:lineRule="auto"/>
        <w:rPr>
          <w:rFonts w:ascii="Times New Roman" w:eastAsia="Times New Roman" w:hAnsi="Times New Roman" w:cs="Times New Roman"/>
          <w:sz w:val="24"/>
          <w:szCs w:val="24"/>
        </w:rPr>
      </w:pPr>
      <w:r w:rsidRPr="00531133">
        <w:rPr>
          <w:rFonts w:eastAsia="Times New Roman" w:cstheme="minorHAnsi"/>
          <w:rPrChange w:id="210" w:author="Madhuri K S" w:date="2020-05-21T18:30:00Z">
            <w:rPr>
              <w:rFonts w:ascii="Times New Roman" w:eastAsia="Times New Roman" w:hAnsi="Times New Roman" w:cs="Times New Roman"/>
              <w:sz w:val="24"/>
              <w:szCs w:val="24"/>
            </w:rPr>
          </w:rPrChange>
        </w:rPr>
        <w:t>Networking is one of the most important things to configure when you start integrating services, or if you want to create a VPN tunnel</w:t>
      </w:r>
      <w:ins w:id="211" w:author="Madhuri K S" w:date="2020-05-21T18:30:00Z">
        <w:r w:rsidR="00531133" w:rsidRPr="00531133">
          <w:rPr>
            <w:rFonts w:eastAsia="Times New Roman" w:cstheme="minorHAnsi"/>
            <w:rPrChange w:id="212" w:author="Madhuri K S" w:date="2020-05-21T18:30:00Z">
              <w:rPr>
                <w:rFonts w:ascii="Times New Roman" w:eastAsia="Times New Roman" w:hAnsi="Times New Roman" w:cs="Times New Roman"/>
                <w:sz w:val="24"/>
                <w:szCs w:val="24"/>
              </w:rPr>
            </w:rPrChange>
          </w:rPr>
          <w:t xml:space="preserve">. This is the part where </w:t>
        </w:r>
      </w:ins>
      <w:del w:id="213" w:author="Madhuri K S" w:date="2020-05-21T18:30:00Z">
        <w:r w:rsidRPr="00531133" w:rsidDel="00531133">
          <w:rPr>
            <w:rFonts w:eastAsia="Times New Roman" w:cstheme="minorHAnsi"/>
            <w:rPrChange w:id="214" w:author="Madhuri K S" w:date="2020-05-21T18:30:00Z">
              <w:rPr>
                <w:rFonts w:ascii="Times New Roman" w:eastAsia="Times New Roman" w:hAnsi="Times New Roman" w:cs="Times New Roman"/>
                <w:sz w:val="24"/>
                <w:szCs w:val="24"/>
              </w:rPr>
            </w:rPrChange>
          </w:rPr>
          <w:delText xml:space="preserve"> where </w:delText>
        </w:r>
      </w:del>
      <w:r w:rsidRPr="00531133">
        <w:rPr>
          <w:rFonts w:eastAsia="Times New Roman" w:cstheme="minorHAnsi"/>
          <w:rPrChange w:id="215" w:author="Madhuri K S" w:date="2020-05-21T18:30:00Z">
            <w:rPr>
              <w:rFonts w:ascii="Times New Roman" w:eastAsia="Times New Roman" w:hAnsi="Times New Roman" w:cs="Times New Roman"/>
              <w:sz w:val="24"/>
              <w:szCs w:val="24"/>
            </w:rPr>
          </w:rPrChange>
        </w:rPr>
        <w:t>you need to avoid any networking conflict to access the Kubernetes nodes that AKS configures. Click on the “Networking” tab.</w:t>
      </w:r>
      <w:r w:rsidRPr="00173F52">
        <w:rPr>
          <w:rFonts w:ascii="Times New Roman" w:eastAsia="Times New Roman" w:hAnsi="Times New Roman" w:cs="Times New Roman"/>
          <w:sz w:val="24"/>
          <w:szCs w:val="24"/>
        </w:rPr>
        <w:t xml:space="preserve"> </w:t>
      </w:r>
      <w:r w:rsidRPr="00531133">
        <w:rPr>
          <w:rFonts w:eastAsia="Times New Roman" w:cstheme="minorHAnsi"/>
          <w:rPrChange w:id="216" w:author="Madhuri K S" w:date="2020-05-21T18:31:00Z">
            <w:rPr>
              <w:rFonts w:ascii="Times New Roman" w:eastAsia="Times New Roman" w:hAnsi="Times New Roman" w:cs="Times New Roman"/>
              <w:sz w:val="24"/>
              <w:szCs w:val="24"/>
            </w:rPr>
          </w:rPrChange>
        </w:rPr>
        <w:t>You should now be</w:t>
      </w:r>
      <w:r w:rsidRPr="00173F52">
        <w:rPr>
          <w:rFonts w:ascii="Times New Roman" w:eastAsia="Times New Roman" w:hAnsi="Times New Roman" w:cs="Times New Roman"/>
          <w:sz w:val="24"/>
          <w:szCs w:val="24"/>
        </w:rPr>
        <w:t xml:space="preserve"> </w:t>
      </w:r>
      <w:ins w:id="217" w:author="Madhuri K S" w:date="2020-05-21T18:31:00Z">
        <w:r w:rsidR="00531133" w:rsidRPr="00531133">
          <w:rPr>
            <w:rFonts w:eastAsia="Times New Roman" w:cstheme="minorHAnsi"/>
            <w:rPrChange w:id="218" w:author="Madhuri K S" w:date="2020-05-21T18:31:00Z">
              <w:rPr>
                <w:rFonts w:ascii="Times New Roman" w:eastAsia="Times New Roman" w:hAnsi="Times New Roman" w:cs="Times New Roman"/>
                <w:sz w:val="24"/>
                <w:szCs w:val="24"/>
              </w:rPr>
            </w:rPrChange>
          </w:rPr>
          <w:t xml:space="preserve">able to view the below </w:t>
        </w:r>
      </w:ins>
      <w:del w:id="219" w:author="Madhuri K S" w:date="2020-05-21T18:31:00Z">
        <w:r w:rsidRPr="00531133" w:rsidDel="00531133">
          <w:rPr>
            <w:rFonts w:eastAsia="Times New Roman" w:cstheme="minorHAnsi"/>
            <w:rPrChange w:id="220" w:author="Madhuri K S" w:date="2020-05-21T18:31:00Z">
              <w:rPr>
                <w:rFonts w:ascii="Times New Roman" w:eastAsia="Times New Roman" w:hAnsi="Times New Roman" w:cs="Times New Roman"/>
                <w:sz w:val="24"/>
                <w:szCs w:val="24"/>
              </w:rPr>
            </w:rPrChange>
          </w:rPr>
          <w:delText>seeing this</w:delText>
        </w:r>
      </w:del>
      <w:ins w:id="221" w:author="Madhuri K S" w:date="2020-05-21T18:31:00Z">
        <w:r w:rsidR="00531133" w:rsidRPr="00531133">
          <w:rPr>
            <w:rFonts w:eastAsia="Times New Roman" w:cstheme="minorHAnsi"/>
            <w:rPrChange w:id="222" w:author="Madhuri K S" w:date="2020-05-21T18:31:00Z">
              <w:rPr>
                <w:rFonts w:ascii="Times New Roman" w:eastAsia="Times New Roman" w:hAnsi="Times New Roman" w:cs="Times New Roman"/>
                <w:sz w:val="24"/>
                <w:szCs w:val="24"/>
              </w:rPr>
            </w:rPrChange>
          </w:rPr>
          <w:t>mentioned</w:t>
        </w:r>
      </w:ins>
      <w:r w:rsidRPr="00531133">
        <w:rPr>
          <w:rFonts w:eastAsia="Times New Roman" w:cstheme="minorHAnsi"/>
          <w:rPrChange w:id="223" w:author="Madhuri K S" w:date="2020-05-21T18:31:00Z">
            <w:rPr>
              <w:rFonts w:ascii="Times New Roman" w:eastAsia="Times New Roman" w:hAnsi="Times New Roman" w:cs="Times New Roman"/>
              <w:sz w:val="24"/>
              <w:szCs w:val="24"/>
            </w:rPr>
          </w:rPrChange>
        </w:rPr>
        <w:t xml:space="preserve"> screen:</w:t>
      </w:r>
      <w:r w:rsidRPr="00531133">
        <w:rPr>
          <w:rFonts w:eastAsia="Times New Roman" w:cstheme="minorHAnsi"/>
          <w:rPrChange w:id="224" w:author="Madhuri K S" w:date="2020-05-21T18:31:00Z">
            <w:rPr>
              <w:rFonts w:ascii="Times New Roman" w:eastAsia="Times New Roman" w:hAnsi="Times New Roman" w:cs="Times New Roman"/>
              <w:sz w:val="24"/>
              <w:szCs w:val="24"/>
            </w:rPr>
          </w:rPrChange>
        </w:rPr>
        <w:br/>
      </w:r>
      <w:r w:rsidRPr="00173F52">
        <w:rPr>
          <w:rFonts w:ascii="Times New Roman" w:eastAsia="Times New Roman" w:hAnsi="Times New Roman" w:cs="Times New Roman"/>
          <w:noProof/>
          <w:sz w:val="24"/>
          <w:szCs w:val="24"/>
          <w:lang w:val="en-IN" w:eastAsia="en-IN"/>
        </w:rPr>
        <w:drawing>
          <wp:inline distT="0" distB="0" distL="0" distR="0">
            <wp:extent cx="5943600" cy="2925445"/>
            <wp:effectExtent l="0" t="0" r="0" b="8255"/>
            <wp:docPr id="12" name="Picture 12" descr="AKS Network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KS Networking Configu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rsidR="00173F52" w:rsidRPr="00DB1A91" w:rsidRDefault="00173F52" w:rsidP="00173F52">
      <w:pPr>
        <w:spacing w:after="240" w:line="240" w:lineRule="auto"/>
        <w:rPr>
          <w:rFonts w:eastAsia="Times New Roman" w:cstheme="minorHAnsi"/>
          <w:rPrChange w:id="225" w:author="Madhuri K S" w:date="2020-05-21T18:32:00Z">
            <w:rPr>
              <w:rFonts w:ascii="Times New Roman" w:eastAsia="Times New Roman" w:hAnsi="Times New Roman" w:cs="Times New Roman"/>
              <w:sz w:val="24"/>
              <w:szCs w:val="24"/>
            </w:rPr>
          </w:rPrChange>
        </w:rPr>
      </w:pPr>
      <w:r w:rsidRPr="00DB1A91">
        <w:rPr>
          <w:rFonts w:eastAsia="Times New Roman" w:cstheme="minorHAnsi"/>
          <w:bCs/>
          <w:rPrChange w:id="226" w:author="Madhuri K S" w:date="2020-05-21T18:32:00Z">
            <w:rPr>
              <w:rFonts w:ascii="Times New Roman" w:eastAsia="Times New Roman" w:hAnsi="Times New Roman" w:cs="Times New Roman"/>
              <w:b/>
              <w:bCs/>
              <w:sz w:val="24"/>
              <w:szCs w:val="24"/>
            </w:rPr>
          </w:rPrChange>
        </w:rPr>
        <w:t>You can leave this section as default and continue with those settings</w:t>
      </w:r>
      <w:ins w:id="227" w:author="Madhuri K S" w:date="2020-05-21T18:32:00Z">
        <w:r w:rsidR="00DB1A91">
          <w:rPr>
            <w:rFonts w:eastAsia="Times New Roman" w:cstheme="minorHAnsi"/>
          </w:rPr>
          <w:t>.</w:t>
        </w:r>
      </w:ins>
      <w:del w:id="228" w:author="Madhuri K S" w:date="2020-05-21T18:32:00Z">
        <w:r w:rsidRPr="00DB1A91" w:rsidDel="00DB1A91">
          <w:rPr>
            <w:rFonts w:eastAsia="Times New Roman" w:cstheme="minorHAnsi"/>
            <w:rPrChange w:id="229" w:author="Madhuri K S" w:date="2020-05-21T18:32:00Z">
              <w:rPr>
                <w:rFonts w:ascii="Times New Roman" w:eastAsia="Times New Roman" w:hAnsi="Times New Roman" w:cs="Times New Roman"/>
                <w:sz w:val="24"/>
                <w:szCs w:val="24"/>
              </w:rPr>
            </w:rPrChange>
          </w:rPr>
          <w:delText>, but let me explain a few things</w:delText>
        </w:r>
      </w:del>
      <w:r w:rsidRPr="00DB1A91">
        <w:rPr>
          <w:rFonts w:eastAsia="Times New Roman" w:cstheme="minorHAnsi"/>
          <w:rPrChange w:id="230" w:author="Madhuri K S" w:date="2020-05-21T18:32:00Z">
            <w:rPr>
              <w:rFonts w:ascii="Times New Roman" w:eastAsia="Times New Roman" w:hAnsi="Times New Roman" w:cs="Times New Roman"/>
              <w:sz w:val="24"/>
              <w:szCs w:val="24"/>
            </w:rPr>
          </w:rPrChange>
        </w:rPr>
        <w:t xml:space="preserve"> </w:t>
      </w:r>
      <w:del w:id="231" w:author="Madhuri K S" w:date="2020-05-21T18:32:00Z">
        <w:r w:rsidRPr="00DB1A91" w:rsidDel="00DB1A91">
          <w:rPr>
            <w:rFonts w:eastAsia="Times New Roman" w:cstheme="minorHAnsi"/>
            <w:rPrChange w:id="232" w:author="Madhuri K S" w:date="2020-05-21T18:32:00Z">
              <w:rPr>
                <w:rFonts w:ascii="Times New Roman" w:eastAsia="Times New Roman" w:hAnsi="Times New Roman" w:cs="Times New Roman"/>
                <w:sz w:val="24"/>
                <w:szCs w:val="24"/>
              </w:rPr>
            </w:rPrChange>
          </w:rPr>
          <w:delText>i</w:delText>
        </w:r>
      </w:del>
      <w:ins w:id="233" w:author="Madhuri K S" w:date="2020-05-21T18:33:00Z">
        <w:r w:rsidR="00DB1A91">
          <w:rPr>
            <w:rFonts w:eastAsia="Times New Roman" w:cstheme="minorHAnsi"/>
          </w:rPr>
          <w:t>I</w:t>
        </w:r>
      </w:ins>
      <w:r w:rsidRPr="00DB1A91">
        <w:rPr>
          <w:rFonts w:eastAsia="Times New Roman" w:cstheme="minorHAnsi"/>
          <w:rPrChange w:id="234" w:author="Madhuri K S" w:date="2020-05-21T18:32:00Z">
            <w:rPr>
              <w:rFonts w:ascii="Times New Roman" w:eastAsia="Times New Roman" w:hAnsi="Times New Roman" w:cs="Times New Roman"/>
              <w:sz w:val="24"/>
              <w:szCs w:val="24"/>
            </w:rPr>
          </w:rPrChange>
        </w:rPr>
        <w:t>n case you want to do something specific with networking</w:t>
      </w:r>
      <w:ins w:id="235" w:author="Madhuri K S" w:date="2020-05-21T18:33:00Z">
        <w:r w:rsidR="00DB1A91">
          <w:rPr>
            <w:rFonts w:eastAsia="Times New Roman" w:cstheme="minorHAnsi"/>
          </w:rPr>
          <w:t>, then follow the given steps:</w:t>
        </w:r>
      </w:ins>
      <w:del w:id="236" w:author="Madhuri K S" w:date="2020-05-21T18:33:00Z">
        <w:r w:rsidRPr="00DB1A91" w:rsidDel="00DB1A91">
          <w:rPr>
            <w:rFonts w:eastAsia="Times New Roman" w:cstheme="minorHAnsi"/>
            <w:rPrChange w:id="237" w:author="Madhuri K S" w:date="2020-05-21T18:32:00Z">
              <w:rPr>
                <w:rFonts w:ascii="Times New Roman" w:eastAsia="Times New Roman" w:hAnsi="Times New Roman" w:cs="Times New Roman"/>
                <w:sz w:val="24"/>
                <w:szCs w:val="24"/>
              </w:rPr>
            </w:rPrChange>
          </w:rPr>
          <w:delText>.</w:delText>
        </w:r>
      </w:del>
    </w:p>
    <w:p w:rsidR="00EF2809" w:rsidRDefault="00173F52" w:rsidP="00173F52">
      <w:pPr>
        <w:spacing w:after="240" w:line="240" w:lineRule="auto"/>
        <w:rPr>
          <w:ins w:id="238" w:author="Madhuri K S" w:date="2020-05-21T18:50:00Z"/>
          <w:rFonts w:eastAsia="Times New Roman" w:cstheme="minorHAnsi"/>
        </w:rPr>
      </w:pPr>
      <w:r w:rsidRPr="00DB1A91">
        <w:rPr>
          <w:rFonts w:eastAsia="Times New Roman" w:cstheme="minorHAnsi"/>
          <w:rPrChange w:id="239" w:author="Madhuri K S" w:date="2020-05-21T18:32:00Z">
            <w:rPr>
              <w:rFonts w:ascii="Times New Roman" w:eastAsia="Times New Roman" w:hAnsi="Times New Roman" w:cs="Times New Roman"/>
              <w:sz w:val="24"/>
              <w:szCs w:val="24"/>
            </w:rPr>
          </w:rPrChange>
        </w:rPr>
        <w:t>Start with the HTTP application routing (1). When you create a Kubernetes “</w:t>
      </w:r>
      <w:proofErr w:type="spellStart"/>
      <w:r w:rsidRPr="00DB1A91">
        <w:rPr>
          <w:rFonts w:eastAsia="Times New Roman" w:cstheme="minorHAnsi"/>
          <w:rPrChange w:id="240" w:author="Madhuri K S" w:date="2020-05-21T18:32:00Z">
            <w:rPr>
              <w:rFonts w:ascii="Times New Roman" w:eastAsia="Times New Roman" w:hAnsi="Times New Roman" w:cs="Times New Roman"/>
              <w:sz w:val="24"/>
              <w:szCs w:val="24"/>
            </w:rPr>
          </w:rPrChange>
        </w:rPr>
        <w:t>LoadBalancer</w:t>
      </w:r>
      <w:proofErr w:type="spellEnd"/>
      <w:r w:rsidRPr="00DB1A91">
        <w:rPr>
          <w:rFonts w:eastAsia="Times New Roman" w:cstheme="minorHAnsi"/>
          <w:rPrChange w:id="241" w:author="Madhuri K S" w:date="2020-05-21T18:32:00Z">
            <w:rPr>
              <w:rFonts w:ascii="Times New Roman" w:eastAsia="Times New Roman" w:hAnsi="Times New Roman" w:cs="Times New Roman"/>
              <w:sz w:val="24"/>
              <w:szCs w:val="24"/>
            </w:rPr>
          </w:rPrChange>
        </w:rPr>
        <w:t xml:space="preserve">” service type, a public IP address is assigned to you. At some point, you </w:t>
      </w:r>
      <w:ins w:id="242" w:author="Madhuri K S" w:date="2020-05-21T18:36:00Z">
        <w:r w:rsidR="00DB1A91">
          <w:rPr>
            <w:rFonts w:eastAsia="Times New Roman" w:cstheme="minorHAnsi"/>
          </w:rPr>
          <w:t xml:space="preserve">may encounter a few issues </w:t>
        </w:r>
      </w:ins>
      <w:del w:id="243" w:author="Madhuri K S" w:date="2020-05-21T18:33:00Z">
        <w:r w:rsidRPr="00DB1A91" w:rsidDel="00DB1A91">
          <w:rPr>
            <w:rFonts w:eastAsia="Times New Roman" w:cstheme="minorHAnsi"/>
            <w:rPrChange w:id="244" w:author="Madhuri K S" w:date="2020-05-21T18:32:00Z">
              <w:rPr>
                <w:rFonts w:ascii="Times New Roman" w:eastAsia="Times New Roman" w:hAnsi="Times New Roman" w:cs="Times New Roman"/>
                <w:sz w:val="24"/>
                <w:szCs w:val="24"/>
              </w:rPr>
            </w:rPrChange>
          </w:rPr>
          <w:delText xml:space="preserve">might have </w:delText>
        </w:r>
      </w:del>
      <w:del w:id="245" w:author="Madhuri K S" w:date="2020-05-21T18:36:00Z">
        <w:r w:rsidRPr="00DB1A91" w:rsidDel="00DB1A91">
          <w:rPr>
            <w:rFonts w:eastAsia="Times New Roman" w:cstheme="minorHAnsi"/>
            <w:rPrChange w:id="246" w:author="Madhuri K S" w:date="2020-05-21T18:32:00Z">
              <w:rPr>
                <w:rFonts w:ascii="Times New Roman" w:eastAsia="Times New Roman" w:hAnsi="Times New Roman" w:cs="Times New Roman"/>
                <w:sz w:val="24"/>
                <w:szCs w:val="24"/>
              </w:rPr>
            </w:rPrChange>
          </w:rPr>
          <w:delText>problems when</w:delText>
        </w:r>
      </w:del>
      <w:ins w:id="247" w:author="Madhuri K S" w:date="2020-05-21T18:36:00Z">
        <w:r w:rsidR="00DB1A91">
          <w:rPr>
            <w:rFonts w:eastAsia="Times New Roman" w:cstheme="minorHAnsi"/>
          </w:rPr>
          <w:t>while</w:t>
        </w:r>
      </w:ins>
      <w:r w:rsidRPr="00DB1A91">
        <w:rPr>
          <w:rFonts w:eastAsia="Times New Roman" w:cstheme="minorHAnsi"/>
          <w:rPrChange w:id="248" w:author="Madhuri K S" w:date="2020-05-21T18:32:00Z">
            <w:rPr>
              <w:rFonts w:ascii="Times New Roman" w:eastAsia="Times New Roman" w:hAnsi="Times New Roman" w:cs="Times New Roman"/>
              <w:sz w:val="24"/>
              <w:szCs w:val="24"/>
            </w:rPr>
          </w:rPrChange>
        </w:rPr>
        <w:t xml:space="preserve"> creating a new service because you’ve reached an Azure </w:t>
      </w:r>
      <w:r w:rsidR="00490816" w:rsidRPr="00DB1A91">
        <w:rPr>
          <w:rFonts w:eastAsia="Times New Roman" w:cstheme="minorHAnsi"/>
          <w:rPrChange w:id="249" w:author="Madhuri K S" w:date="2020-05-21T18:32:00Z">
            <w:rPr>
              <w:rFonts w:ascii="Times New Roman" w:eastAsia="Times New Roman" w:hAnsi="Times New Roman" w:cs="Times New Roman"/>
              <w:color w:val="60C322"/>
              <w:sz w:val="24"/>
              <w:szCs w:val="24"/>
              <w:u w:val="single"/>
            </w:rPr>
          </w:rPrChange>
        </w:rPr>
        <w:fldChar w:fldCharType="begin"/>
      </w:r>
      <w:r w:rsidR="00490816" w:rsidRPr="00DB1A91">
        <w:rPr>
          <w:rFonts w:eastAsia="Times New Roman" w:cstheme="minorHAnsi"/>
          <w:rPrChange w:id="250" w:author="Madhuri K S" w:date="2020-05-21T18:32:00Z">
            <w:rPr>
              <w:rFonts w:ascii="Times New Roman" w:eastAsia="Times New Roman" w:hAnsi="Times New Roman" w:cs="Times New Roman"/>
              <w:color w:val="60C322"/>
              <w:sz w:val="24"/>
              <w:szCs w:val="24"/>
              <w:u w:val="single"/>
            </w:rPr>
          </w:rPrChange>
        </w:rPr>
        <w:instrText xml:space="preserve"> HYPERLINK "https://docs.microsoft.com/en-us/azure/azure-subscription-service-limits" \t "_blank" </w:instrText>
      </w:r>
      <w:r w:rsidR="00490816" w:rsidRPr="00DB1A91">
        <w:rPr>
          <w:rFonts w:eastAsia="Times New Roman" w:cstheme="minorHAnsi"/>
          <w:rPrChange w:id="251" w:author="Madhuri K S" w:date="2020-05-21T18:32:00Z">
            <w:rPr>
              <w:rFonts w:ascii="Times New Roman" w:eastAsia="Times New Roman" w:hAnsi="Times New Roman" w:cs="Times New Roman"/>
              <w:color w:val="60C322"/>
              <w:sz w:val="24"/>
              <w:szCs w:val="24"/>
              <w:u w:val="single"/>
            </w:rPr>
          </w:rPrChange>
        </w:rPr>
        <w:fldChar w:fldCharType="separate"/>
      </w:r>
      <w:r w:rsidRPr="00DB1A91">
        <w:rPr>
          <w:rFonts w:eastAsia="Times New Roman" w:cstheme="minorHAnsi"/>
          <w:rPrChange w:id="252" w:author="Madhuri K S" w:date="2020-05-21T18:32:00Z">
            <w:rPr>
              <w:rFonts w:ascii="Times New Roman" w:eastAsia="Times New Roman" w:hAnsi="Times New Roman" w:cs="Times New Roman"/>
              <w:color w:val="60C322"/>
              <w:sz w:val="24"/>
              <w:szCs w:val="24"/>
              <w:u w:val="single"/>
            </w:rPr>
          </w:rPrChange>
        </w:rPr>
        <w:t>limit</w:t>
      </w:r>
      <w:r w:rsidR="00490816" w:rsidRPr="00DB1A91">
        <w:rPr>
          <w:rFonts w:eastAsia="Times New Roman" w:cstheme="minorHAnsi"/>
          <w:rPrChange w:id="253" w:author="Madhuri K S" w:date="2020-05-21T18:32:00Z">
            <w:rPr>
              <w:rFonts w:ascii="Times New Roman" w:eastAsia="Times New Roman" w:hAnsi="Times New Roman" w:cs="Times New Roman"/>
              <w:color w:val="60C322"/>
              <w:sz w:val="24"/>
              <w:szCs w:val="24"/>
              <w:u w:val="single"/>
            </w:rPr>
          </w:rPrChange>
        </w:rPr>
        <w:fldChar w:fldCharType="end"/>
      </w:r>
      <w:r w:rsidRPr="00DB1A91">
        <w:rPr>
          <w:rFonts w:eastAsia="Times New Roman" w:cstheme="minorHAnsi"/>
          <w:rPrChange w:id="254" w:author="Madhuri K S" w:date="2020-05-21T18:32:00Z">
            <w:rPr>
              <w:rFonts w:ascii="Times New Roman" w:eastAsia="Times New Roman" w:hAnsi="Times New Roman" w:cs="Times New Roman"/>
              <w:sz w:val="24"/>
              <w:szCs w:val="24"/>
            </w:rPr>
          </w:rPrChange>
        </w:rPr>
        <w:t>. Kubernetes has “a collection of rules that allow inbound connections to reach the cluster services” called Ingress</w:t>
      </w:r>
      <w:del w:id="255" w:author="Madhuri K S" w:date="2020-05-21T18:36:00Z">
        <w:r w:rsidRPr="00DB1A91" w:rsidDel="00DB1A91">
          <w:rPr>
            <w:rFonts w:eastAsia="Times New Roman" w:cstheme="minorHAnsi"/>
            <w:rPrChange w:id="256" w:author="Madhuri K S" w:date="2020-05-21T18:32:00Z">
              <w:rPr>
                <w:rFonts w:ascii="Times New Roman" w:eastAsia="Times New Roman" w:hAnsi="Times New Roman" w:cs="Times New Roman"/>
                <w:sz w:val="24"/>
                <w:szCs w:val="24"/>
              </w:rPr>
            </w:rPrChange>
          </w:rPr>
          <w:delText>, as indicated in the </w:delText>
        </w:r>
        <w:r w:rsidR="00490816" w:rsidRPr="00DB1A91" w:rsidDel="00DB1A91">
          <w:rPr>
            <w:rFonts w:eastAsia="Times New Roman" w:cstheme="minorHAnsi"/>
            <w:rPrChange w:id="257" w:author="Madhuri K S" w:date="2020-05-21T18:32:00Z">
              <w:rPr>
                <w:rFonts w:ascii="Times New Roman" w:eastAsia="Times New Roman" w:hAnsi="Times New Roman" w:cs="Times New Roman"/>
                <w:color w:val="60C322"/>
                <w:sz w:val="24"/>
                <w:szCs w:val="24"/>
                <w:u w:val="single"/>
              </w:rPr>
            </w:rPrChange>
          </w:rPr>
          <w:fldChar w:fldCharType="begin"/>
        </w:r>
        <w:r w:rsidR="00490816" w:rsidRPr="00DB1A91" w:rsidDel="00DB1A91">
          <w:rPr>
            <w:rFonts w:eastAsia="Times New Roman" w:cstheme="minorHAnsi"/>
            <w:rPrChange w:id="258" w:author="Madhuri K S" w:date="2020-05-21T18:32:00Z">
              <w:rPr>
                <w:rFonts w:ascii="Times New Roman" w:eastAsia="Times New Roman" w:hAnsi="Times New Roman" w:cs="Times New Roman"/>
                <w:color w:val="60C322"/>
                <w:sz w:val="24"/>
                <w:szCs w:val="24"/>
                <w:u w:val="single"/>
              </w:rPr>
            </w:rPrChange>
          </w:rPr>
          <w:delInstrText xml:space="preserve"> HYPERLINK "https://kubernetes.io/docs/concepts/services-networking/ingress/" \t "_blank" </w:delInstrText>
        </w:r>
        <w:r w:rsidR="00490816" w:rsidRPr="00DB1A91" w:rsidDel="00DB1A91">
          <w:rPr>
            <w:rFonts w:eastAsia="Times New Roman" w:cstheme="minorHAnsi"/>
            <w:rPrChange w:id="259" w:author="Madhuri K S" w:date="2020-05-21T18:32:00Z">
              <w:rPr>
                <w:rFonts w:ascii="Times New Roman" w:eastAsia="Times New Roman" w:hAnsi="Times New Roman" w:cs="Times New Roman"/>
                <w:color w:val="60C322"/>
                <w:sz w:val="24"/>
                <w:szCs w:val="24"/>
                <w:u w:val="single"/>
              </w:rPr>
            </w:rPrChange>
          </w:rPr>
          <w:fldChar w:fldCharType="separate"/>
        </w:r>
        <w:r w:rsidRPr="00DB1A91" w:rsidDel="00DB1A91">
          <w:rPr>
            <w:rFonts w:eastAsia="Times New Roman" w:cstheme="minorHAnsi"/>
            <w:rPrChange w:id="260" w:author="Madhuri K S" w:date="2020-05-21T18:32:00Z">
              <w:rPr>
                <w:rFonts w:ascii="Times New Roman" w:eastAsia="Times New Roman" w:hAnsi="Times New Roman" w:cs="Times New Roman"/>
                <w:color w:val="60C322"/>
                <w:sz w:val="24"/>
                <w:szCs w:val="24"/>
                <w:u w:val="single"/>
              </w:rPr>
            </w:rPrChange>
          </w:rPr>
          <w:delText>official docs</w:delText>
        </w:r>
        <w:r w:rsidR="00490816" w:rsidRPr="00DB1A91" w:rsidDel="00DB1A91">
          <w:rPr>
            <w:rFonts w:eastAsia="Times New Roman" w:cstheme="minorHAnsi"/>
            <w:rPrChange w:id="261" w:author="Madhuri K S" w:date="2020-05-21T18:32:00Z">
              <w:rPr>
                <w:rFonts w:ascii="Times New Roman" w:eastAsia="Times New Roman" w:hAnsi="Times New Roman" w:cs="Times New Roman"/>
                <w:color w:val="60C322"/>
                <w:sz w:val="24"/>
                <w:szCs w:val="24"/>
                <w:u w:val="single"/>
              </w:rPr>
            </w:rPrChange>
          </w:rPr>
          <w:fldChar w:fldCharType="end"/>
        </w:r>
      </w:del>
      <w:r w:rsidRPr="00DB1A91">
        <w:rPr>
          <w:rFonts w:eastAsia="Times New Roman" w:cstheme="minorHAnsi"/>
          <w:rPrChange w:id="262" w:author="Madhuri K S" w:date="2020-05-21T18:32:00Z">
            <w:rPr>
              <w:rFonts w:ascii="Times New Roman" w:eastAsia="Times New Roman" w:hAnsi="Times New Roman" w:cs="Times New Roman"/>
              <w:sz w:val="24"/>
              <w:szCs w:val="24"/>
            </w:rPr>
          </w:rPrChange>
        </w:rPr>
        <w:t xml:space="preserve">. Ingress will allow you to have SSL termination and DNS endpoints for your services. </w:t>
      </w:r>
    </w:p>
    <w:p w:rsidR="00173F52" w:rsidRPr="00DB1A91" w:rsidDel="00EF2809" w:rsidRDefault="00173F52" w:rsidP="00173F52">
      <w:pPr>
        <w:spacing w:after="240" w:line="240" w:lineRule="auto"/>
        <w:rPr>
          <w:del w:id="263" w:author="Madhuri K S" w:date="2020-05-21T18:49:00Z"/>
          <w:rFonts w:eastAsia="Times New Roman" w:cstheme="minorHAnsi"/>
          <w:rPrChange w:id="264" w:author="Madhuri K S" w:date="2020-05-21T18:32:00Z">
            <w:rPr>
              <w:del w:id="265" w:author="Madhuri K S" w:date="2020-05-21T18:49:00Z"/>
              <w:rFonts w:ascii="Times New Roman" w:eastAsia="Times New Roman" w:hAnsi="Times New Roman" w:cs="Times New Roman"/>
              <w:sz w:val="24"/>
              <w:szCs w:val="24"/>
            </w:rPr>
          </w:rPrChange>
        </w:rPr>
      </w:pPr>
      <w:del w:id="266" w:author="Madhuri K S" w:date="2020-05-21T18:49:00Z">
        <w:r w:rsidRPr="00DB1A91" w:rsidDel="00EF2809">
          <w:rPr>
            <w:rFonts w:eastAsia="Times New Roman" w:cstheme="minorHAnsi"/>
            <w:rPrChange w:id="267" w:author="Madhuri K S" w:date="2020-05-21T18:32:00Z">
              <w:rPr>
                <w:rFonts w:ascii="Times New Roman" w:eastAsia="Times New Roman" w:hAnsi="Times New Roman" w:cs="Times New Roman"/>
                <w:sz w:val="24"/>
                <w:szCs w:val="24"/>
              </w:rPr>
            </w:rPrChange>
          </w:rPr>
          <w:lastRenderedPageBreak/>
          <w:delText>If you want to dive deeper into the subject, you can </w:delText>
        </w:r>
        <w:r w:rsidR="00490816" w:rsidRPr="00DB1A91" w:rsidDel="00EF2809">
          <w:rPr>
            <w:rFonts w:eastAsia="Times New Roman" w:cstheme="minorHAnsi"/>
            <w:rPrChange w:id="268" w:author="Madhuri K S" w:date="2020-05-21T18:32:00Z">
              <w:rPr>
                <w:rFonts w:ascii="Times New Roman" w:eastAsia="Times New Roman" w:hAnsi="Times New Roman" w:cs="Times New Roman"/>
                <w:color w:val="60C322"/>
                <w:sz w:val="24"/>
                <w:szCs w:val="24"/>
                <w:u w:val="single"/>
              </w:rPr>
            </w:rPrChange>
          </w:rPr>
          <w:fldChar w:fldCharType="begin"/>
        </w:r>
        <w:r w:rsidR="00490816" w:rsidRPr="00DB1A91" w:rsidDel="00EF2809">
          <w:rPr>
            <w:rFonts w:eastAsia="Times New Roman" w:cstheme="minorHAnsi"/>
            <w:rPrChange w:id="269" w:author="Madhuri K S" w:date="2020-05-21T18:32:00Z">
              <w:rPr>
                <w:rFonts w:ascii="Times New Roman" w:eastAsia="Times New Roman" w:hAnsi="Times New Roman" w:cs="Times New Roman"/>
                <w:color w:val="60C322"/>
                <w:sz w:val="24"/>
                <w:szCs w:val="24"/>
                <w:u w:val="single"/>
              </w:rPr>
            </w:rPrChange>
          </w:rPr>
          <w:delInstrText xml:space="preserve"> HYPERLINK "https://pascalnaber.wordpress.com/2017/10/27/configure-ingress-on-kubernetes-using-azure-container-service/" \t "_blank" </w:delInstrText>
        </w:r>
        <w:r w:rsidR="00490816" w:rsidRPr="00DB1A91" w:rsidDel="00EF2809">
          <w:rPr>
            <w:rFonts w:eastAsia="Times New Roman" w:cstheme="minorHAnsi"/>
            <w:rPrChange w:id="270" w:author="Madhuri K S" w:date="2020-05-21T18:32:00Z">
              <w:rPr>
                <w:rFonts w:ascii="Times New Roman" w:eastAsia="Times New Roman" w:hAnsi="Times New Roman" w:cs="Times New Roman"/>
                <w:color w:val="60C322"/>
                <w:sz w:val="24"/>
                <w:szCs w:val="24"/>
                <w:u w:val="single"/>
              </w:rPr>
            </w:rPrChange>
          </w:rPr>
          <w:fldChar w:fldCharType="separate"/>
        </w:r>
        <w:r w:rsidRPr="00DB1A91" w:rsidDel="00EF2809">
          <w:rPr>
            <w:rFonts w:eastAsia="Times New Roman" w:cstheme="minorHAnsi"/>
            <w:rPrChange w:id="271" w:author="Madhuri K S" w:date="2020-05-21T18:32:00Z">
              <w:rPr>
                <w:rFonts w:ascii="Times New Roman" w:eastAsia="Times New Roman" w:hAnsi="Times New Roman" w:cs="Times New Roman"/>
                <w:color w:val="60C322"/>
                <w:sz w:val="24"/>
                <w:szCs w:val="24"/>
                <w:u w:val="single"/>
              </w:rPr>
            </w:rPrChange>
          </w:rPr>
          <w:delText>check out this post</w:delText>
        </w:r>
        <w:r w:rsidR="00490816" w:rsidRPr="00DB1A91" w:rsidDel="00EF2809">
          <w:rPr>
            <w:rFonts w:eastAsia="Times New Roman" w:cstheme="minorHAnsi"/>
            <w:rPrChange w:id="272" w:author="Madhuri K S" w:date="2020-05-21T18:32:00Z">
              <w:rPr>
                <w:rFonts w:ascii="Times New Roman" w:eastAsia="Times New Roman" w:hAnsi="Times New Roman" w:cs="Times New Roman"/>
                <w:color w:val="60C322"/>
                <w:sz w:val="24"/>
                <w:szCs w:val="24"/>
                <w:u w:val="single"/>
              </w:rPr>
            </w:rPrChange>
          </w:rPr>
          <w:fldChar w:fldCharType="end"/>
        </w:r>
        <w:r w:rsidRPr="00DB1A91" w:rsidDel="00EF2809">
          <w:rPr>
            <w:rFonts w:eastAsia="Times New Roman" w:cstheme="minorHAnsi"/>
            <w:rPrChange w:id="273" w:author="Madhuri K S" w:date="2020-05-21T18:32:00Z">
              <w:rPr>
                <w:rFonts w:ascii="Times New Roman" w:eastAsia="Times New Roman" w:hAnsi="Times New Roman" w:cs="Times New Roman"/>
                <w:sz w:val="24"/>
                <w:szCs w:val="24"/>
              </w:rPr>
            </w:rPrChange>
          </w:rPr>
          <w:delText>.</w:delText>
        </w:r>
      </w:del>
    </w:p>
    <w:p w:rsidR="00173F52" w:rsidRPr="00DB1A91" w:rsidRDefault="00173F52" w:rsidP="00173F52">
      <w:pPr>
        <w:spacing w:after="240" w:line="240" w:lineRule="auto"/>
        <w:rPr>
          <w:rFonts w:eastAsia="Times New Roman" w:cstheme="minorHAnsi"/>
          <w:rPrChange w:id="274" w:author="Madhuri K S" w:date="2020-05-21T18:32:00Z">
            <w:rPr>
              <w:rFonts w:ascii="Times New Roman" w:eastAsia="Times New Roman" w:hAnsi="Times New Roman" w:cs="Times New Roman"/>
              <w:sz w:val="24"/>
              <w:szCs w:val="24"/>
            </w:rPr>
          </w:rPrChange>
        </w:rPr>
      </w:pPr>
      <w:r w:rsidRPr="00DB1A91">
        <w:rPr>
          <w:rFonts w:eastAsia="Times New Roman" w:cstheme="minorHAnsi"/>
          <w:rPrChange w:id="275" w:author="Madhuri K S" w:date="2020-05-21T18:32:00Z">
            <w:rPr>
              <w:rFonts w:ascii="Times New Roman" w:eastAsia="Times New Roman" w:hAnsi="Times New Roman" w:cs="Times New Roman"/>
              <w:sz w:val="24"/>
              <w:szCs w:val="24"/>
            </w:rPr>
          </w:rPrChange>
        </w:rPr>
        <w:t>For networking configuration (2), choose “Basic” for now and let Azure configure the networking for you. This is where you</w:t>
      </w:r>
      <w:ins w:id="276" w:author="Madhuri K S" w:date="2020-05-21T18:50:00Z">
        <w:r w:rsidR="00EF2809">
          <w:rPr>
            <w:rFonts w:eastAsia="Times New Roman" w:cstheme="minorHAnsi"/>
          </w:rPr>
          <w:t xml:space="preserve"> can</w:t>
        </w:r>
      </w:ins>
      <w:del w:id="277" w:author="Madhuri K S" w:date="2020-05-21T18:50:00Z">
        <w:r w:rsidRPr="00DB1A91" w:rsidDel="00EF2809">
          <w:rPr>
            <w:rFonts w:eastAsia="Times New Roman" w:cstheme="minorHAnsi"/>
            <w:rPrChange w:id="278" w:author="Madhuri K S" w:date="2020-05-21T18:32:00Z">
              <w:rPr>
                <w:rFonts w:ascii="Times New Roman" w:eastAsia="Times New Roman" w:hAnsi="Times New Roman" w:cs="Times New Roman"/>
                <w:sz w:val="24"/>
                <w:szCs w:val="24"/>
              </w:rPr>
            </w:rPrChange>
          </w:rPr>
          <w:delText>’ll</w:delText>
        </w:r>
      </w:del>
      <w:r w:rsidRPr="00DB1A91">
        <w:rPr>
          <w:rFonts w:eastAsia="Times New Roman" w:cstheme="minorHAnsi"/>
          <w:rPrChange w:id="279" w:author="Madhuri K S" w:date="2020-05-21T18:32:00Z">
            <w:rPr>
              <w:rFonts w:ascii="Times New Roman" w:eastAsia="Times New Roman" w:hAnsi="Times New Roman" w:cs="Times New Roman"/>
              <w:sz w:val="24"/>
              <w:szCs w:val="24"/>
            </w:rPr>
          </w:rPrChange>
        </w:rPr>
        <w:t xml:space="preserve"> define network ranges to allocate IPs—usually known as </w:t>
      </w:r>
      <w:r w:rsidR="00490816" w:rsidRPr="00DB1A91">
        <w:rPr>
          <w:rFonts w:eastAsia="Times New Roman" w:cstheme="minorHAnsi"/>
          <w:rPrChange w:id="280" w:author="Madhuri K S" w:date="2020-05-21T18:32:00Z">
            <w:rPr>
              <w:rFonts w:ascii="Times New Roman" w:eastAsia="Times New Roman" w:hAnsi="Times New Roman" w:cs="Times New Roman"/>
              <w:color w:val="60C322"/>
              <w:sz w:val="24"/>
              <w:szCs w:val="24"/>
              <w:u w:val="single"/>
            </w:rPr>
          </w:rPrChange>
        </w:rPr>
        <w:fldChar w:fldCharType="begin"/>
      </w:r>
      <w:r w:rsidR="00490816" w:rsidRPr="00DB1A91">
        <w:rPr>
          <w:rFonts w:eastAsia="Times New Roman" w:cstheme="minorHAnsi"/>
          <w:rPrChange w:id="281" w:author="Madhuri K S" w:date="2020-05-21T18:32:00Z">
            <w:rPr>
              <w:rFonts w:ascii="Times New Roman" w:eastAsia="Times New Roman" w:hAnsi="Times New Roman" w:cs="Times New Roman"/>
              <w:color w:val="60C322"/>
              <w:sz w:val="24"/>
              <w:szCs w:val="24"/>
              <w:u w:val="single"/>
            </w:rPr>
          </w:rPrChange>
        </w:rPr>
        <w:instrText xml:space="preserve"> HYPERLINK "https://en.wikipedia.org/wiki/Classless_Inter-Domain_Routing" \t "_blank" </w:instrText>
      </w:r>
      <w:r w:rsidR="00490816" w:rsidRPr="00DB1A91">
        <w:rPr>
          <w:rFonts w:eastAsia="Times New Roman" w:cstheme="minorHAnsi"/>
          <w:rPrChange w:id="282" w:author="Madhuri K S" w:date="2020-05-21T18:32:00Z">
            <w:rPr>
              <w:rFonts w:ascii="Times New Roman" w:eastAsia="Times New Roman" w:hAnsi="Times New Roman" w:cs="Times New Roman"/>
              <w:color w:val="60C322"/>
              <w:sz w:val="24"/>
              <w:szCs w:val="24"/>
              <w:u w:val="single"/>
            </w:rPr>
          </w:rPrChange>
        </w:rPr>
        <w:fldChar w:fldCharType="separate"/>
      </w:r>
      <w:r w:rsidRPr="00DB1A91">
        <w:rPr>
          <w:rFonts w:eastAsia="Times New Roman" w:cstheme="minorHAnsi"/>
          <w:rPrChange w:id="283" w:author="Madhuri K S" w:date="2020-05-21T18:32:00Z">
            <w:rPr>
              <w:rFonts w:ascii="Times New Roman" w:eastAsia="Times New Roman" w:hAnsi="Times New Roman" w:cs="Times New Roman"/>
              <w:color w:val="60C322"/>
              <w:sz w:val="24"/>
              <w:szCs w:val="24"/>
              <w:u w:val="single"/>
            </w:rPr>
          </w:rPrChange>
        </w:rPr>
        <w:t>CIDR</w:t>
      </w:r>
      <w:r w:rsidR="00490816" w:rsidRPr="00DB1A91">
        <w:rPr>
          <w:rFonts w:eastAsia="Times New Roman" w:cstheme="minorHAnsi"/>
          <w:rPrChange w:id="284" w:author="Madhuri K S" w:date="2020-05-21T18:32:00Z">
            <w:rPr>
              <w:rFonts w:ascii="Times New Roman" w:eastAsia="Times New Roman" w:hAnsi="Times New Roman" w:cs="Times New Roman"/>
              <w:color w:val="60C322"/>
              <w:sz w:val="24"/>
              <w:szCs w:val="24"/>
              <w:u w:val="single"/>
            </w:rPr>
          </w:rPrChange>
        </w:rPr>
        <w:fldChar w:fldCharType="end"/>
      </w:r>
      <w:r w:rsidRPr="00DB1A91">
        <w:rPr>
          <w:rFonts w:eastAsia="Times New Roman" w:cstheme="minorHAnsi"/>
          <w:rPrChange w:id="285" w:author="Madhuri K S" w:date="2020-05-21T18:32:00Z">
            <w:rPr>
              <w:rFonts w:ascii="Times New Roman" w:eastAsia="Times New Roman" w:hAnsi="Times New Roman" w:cs="Times New Roman"/>
              <w:sz w:val="24"/>
              <w:szCs w:val="24"/>
            </w:rPr>
          </w:rPrChange>
        </w:rPr>
        <w:t>. This section is crucial for avoiding network conflicts with your on-prem network or other network resources in Azure. Click on the “Next: Monitoring” button to continue.</w:t>
      </w:r>
    </w:p>
    <w:p w:rsidR="00173F52" w:rsidRPr="00DB1A91" w:rsidRDefault="00173F52" w:rsidP="00173F52">
      <w:pPr>
        <w:spacing w:before="240" w:after="168" w:line="240" w:lineRule="auto"/>
        <w:outlineLvl w:val="3"/>
        <w:rPr>
          <w:rFonts w:eastAsia="Times New Roman" w:cstheme="minorHAnsi"/>
          <w:color w:val="000000"/>
          <w:sz w:val="24"/>
          <w:szCs w:val="24"/>
          <w:rPrChange w:id="286" w:author="Madhuri K S" w:date="2020-05-21T18:37:00Z">
            <w:rPr>
              <w:rFonts w:ascii="Arial" w:eastAsia="Times New Roman" w:hAnsi="Arial" w:cs="Arial"/>
              <w:color w:val="000000"/>
              <w:sz w:val="30"/>
              <w:szCs w:val="30"/>
            </w:rPr>
          </w:rPrChange>
        </w:rPr>
      </w:pPr>
      <w:del w:id="287" w:author="Madhuri K S" w:date="2020-05-21T18:37:00Z">
        <w:r w:rsidRPr="00DB1A91" w:rsidDel="00DB1A91">
          <w:rPr>
            <w:rFonts w:eastAsia="Times New Roman" w:cstheme="minorHAnsi"/>
            <w:color w:val="000000"/>
            <w:sz w:val="24"/>
            <w:szCs w:val="24"/>
            <w:rPrChange w:id="288" w:author="Madhuri K S" w:date="2020-05-21T18:37:00Z">
              <w:rPr>
                <w:rFonts w:ascii="Arial" w:eastAsia="Times New Roman" w:hAnsi="Arial" w:cs="Arial"/>
                <w:color w:val="000000"/>
                <w:sz w:val="30"/>
                <w:szCs w:val="30"/>
              </w:rPr>
            </w:rPrChange>
          </w:rPr>
          <w:delText xml:space="preserve">4. </w:delText>
        </w:r>
      </w:del>
      <w:r w:rsidRPr="00DB1A91">
        <w:rPr>
          <w:rFonts w:eastAsia="Times New Roman" w:cstheme="minorHAnsi"/>
          <w:color w:val="000000"/>
          <w:sz w:val="24"/>
          <w:szCs w:val="24"/>
          <w:rPrChange w:id="289" w:author="Madhuri K S" w:date="2020-05-21T18:37:00Z">
            <w:rPr>
              <w:rFonts w:ascii="Arial" w:eastAsia="Times New Roman" w:hAnsi="Arial" w:cs="Arial"/>
              <w:color w:val="000000"/>
              <w:sz w:val="30"/>
              <w:szCs w:val="30"/>
            </w:rPr>
          </w:rPrChange>
        </w:rPr>
        <w:t>Fill in the monitoring configuration</w:t>
      </w:r>
    </w:p>
    <w:p w:rsidR="00173F52" w:rsidRPr="00DB1A91" w:rsidDel="00DB1A91" w:rsidRDefault="00173F52" w:rsidP="00173F52">
      <w:pPr>
        <w:spacing w:after="240" w:line="240" w:lineRule="auto"/>
        <w:rPr>
          <w:del w:id="290" w:author="Madhuri K S" w:date="2020-05-21T18:37:00Z"/>
          <w:rFonts w:eastAsia="Times New Roman" w:cstheme="minorHAnsi"/>
          <w:rPrChange w:id="291" w:author="Madhuri K S" w:date="2020-05-21T18:39:00Z">
            <w:rPr>
              <w:del w:id="292" w:author="Madhuri K S" w:date="2020-05-21T18:37:00Z"/>
              <w:rFonts w:ascii="Times New Roman" w:eastAsia="Times New Roman" w:hAnsi="Times New Roman" w:cs="Times New Roman"/>
              <w:sz w:val="24"/>
              <w:szCs w:val="24"/>
            </w:rPr>
          </w:rPrChange>
        </w:rPr>
      </w:pPr>
      <w:del w:id="293" w:author="Madhuri K S" w:date="2020-05-21T18:37:00Z">
        <w:r w:rsidRPr="00DB1A91" w:rsidDel="00DB1A91">
          <w:rPr>
            <w:rFonts w:eastAsia="Times New Roman" w:cstheme="minorHAnsi"/>
            <w:rPrChange w:id="294" w:author="Madhuri K S" w:date="2020-05-21T18:39:00Z">
              <w:rPr>
                <w:rFonts w:ascii="Times New Roman" w:eastAsia="Times New Roman" w:hAnsi="Times New Roman" w:cs="Times New Roman"/>
                <w:sz w:val="24"/>
                <w:szCs w:val="24"/>
              </w:rPr>
            </w:rPrChange>
          </w:rPr>
          <w:delText>There’s not a lot for me to say in this section other than, “This is freaking awesome!”</w:delText>
        </w:r>
      </w:del>
    </w:p>
    <w:p w:rsidR="00173F52" w:rsidRPr="00DB1A91" w:rsidRDefault="00173F52" w:rsidP="00173F52">
      <w:pPr>
        <w:spacing w:after="240" w:line="240" w:lineRule="auto"/>
        <w:rPr>
          <w:rFonts w:eastAsia="Times New Roman" w:cstheme="minorHAnsi"/>
          <w:rPrChange w:id="295" w:author="Madhuri K S" w:date="2020-05-21T18:39:00Z">
            <w:rPr>
              <w:rFonts w:ascii="Times New Roman" w:eastAsia="Times New Roman" w:hAnsi="Times New Roman" w:cs="Times New Roman"/>
              <w:sz w:val="24"/>
              <w:szCs w:val="24"/>
            </w:rPr>
          </w:rPrChange>
        </w:rPr>
      </w:pPr>
      <w:r w:rsidRPr="00DB1A91">
        <w:rPr>
          <w:rFonts w:eastAsia="Times New Roman" w:cstheme="minorHAnsi"/>
          <w:rPrChange w:id="296" w:author="Madhuri K S" w:date="2020-05-21T18:39:00Z">
            <w:rPr>
              <w:rFonts w:ascii="Times New Roman" w:eastAsia="Times New Roman" w:hAnsi="Times New Roman" w:cs="Times New Roman"/>
              <w:sz w:val="24"/>
              <w:szCs w:val="24"/>
            </w:rPr>
          </w:rPrChange>
        </w:rPr>
        <w:t>By default, AKS will give you metrics about the performance of the cluster, and if you choose</w:t>
      </w:r>
      <w:del w:id="297" w:author="Madhuri K S" w:date="2020-05-21T18:38:00Z">
        <w:r w:rsidRPr="00DB1A91" w:rsidDel="00DB1A91">
          <w:rPr>
            <w:rFonts w:eastAsia="Times New Roman" w:cstheme="minorHAnsi"/>
            <w:rPrChange w:id="298" w:author="Madhuri K S" w:date="2020-05-21T18:39:00Z">
              <w:rPr>
                <w:rFonts w:ascii="Times New Roman" w:eastAsia="Times New Roman" w:hAnsi="Times New Roman" w:cs="Times New Roman"/>
                <w:sz w:val="24"/>
                <w:szCs w:val="24"/>
              </w:rPr>
            </w:rPrChange>
          </w:rPr>
          <w:delText xml:space="preserve"> (which I highly re</w:delText>
        </w:r>
      </w:del>
      <w:del w:id="299" w:author="Madhuri K S" w:date="2020-05-21T18:37:00Z">
        <w:r w:rsidRPr="00DB1A91" w:rsidDel="00DB1A91">
          <w:rPr>
            <w:rFonts w:eastAsia="Times New Roman" w:cstheme="minorHAnsi"/>
            <w:rPrChange w:id="300" w:author="Madhuri K S" w:date="2020-05-21T18:39:00Z">
              <w:rPr>
                <w:rFonts w:ascii="Times New Roman" w:eastAsia="Times New Roman" w:hAnsi="Times New Roman" w:cs="Times New Roman"/>
                <w:sz w:val="24"/>
                <w:szCs w:val="24"/>
              </w:rPr>
            </w:rPrChange>
          </w:rPr>
          <w:delText>commend you do!)</w:delText>
        </w:r>
      </w:del>
      <w:r w:rsidRPr="00DB1A91">
        <w:rPr>
          <w:rFonts w:eastAsia="Times New Roman" w:cstheme="minorHAnsi"/>
          <w:rPrChange w:id="301" w:author="Madhuri K S" w:date="2020-05-21T18:39:00Z">
            <w:rPr>
              <w:rFonts w:ascii="Times New Roman" w:eastAsia="Times New Roman" w:hAnsi="Times New Roman" w:cs="Times New Roman"/>
              <w:sz w:val="24"/>
              <w:szCs w:val="24"/>
            </w:rPr>
          </w:rPrChange>
        </w:rPr>
        <w:t>, you can get performance metrics for containers. You</w:t>
      </w:r>
      <w:ins w:id="302" w:author="Madhuri K S" w:date="2020-05-21T18:38:00Z">
        <w:r w:rsidR="00DB1A91" w:rsidRPr="00DB1A91">
          <w:rPr>
            <w:rFonts w:eastAsia="Times New Roman" w:cstheme="minorHAnsi"/>
            <w:rPrChange w:id="303" w:author="Madhuri K S" w:date="2020-05-21T18:39:00Z">
              <w:rPr>
                <w:rFonts w:ascii="Times New Roman" w:eastAsia="Times New Roman" w:hAnsi="Times New Roman" w:cs="Times New Roman"/>
                <w:sz w:val="24"/>
                <w:szCs w:val="24"/>
              </w:rPr>
            </w:rPrChange>
          </w:rPr>
          <w:t xml:space="preserve"> may access all the </w:t>
        </w:r>
      </w:ins>
      <w:del w:id="304" w:author="Madhuri K S" w:date="2020-05-21T18:38:00Z">
        <w:r w:rsidRPr="00DB1A91" w:rsidDel="00DB1A91">
          <w:rPr>
            <w:rFonts w:eastAsia="Times New Roman" w:cstheme="minorHAnsi"/>
            <w:rPrChange w:id="305" w:author="Madhuri K S" w:date="2020-05-21T18:39:00Z">
              <w:rPr>
                <w:rFonts w:ascii="Times New Roman" w:eastAsia="Times New Roman" w:hAnsi="Times New Roman" w:cs="Times New Roman"/>
                <w:sz w:val="24"/>
                <w:szCs w:val="24"/>
              </w:rPr>
            </w:rPrChange>
          </w:rPr>
          <w:delText xml:space="preserve"> can also get </w:delText>
        </w:r>
      </w:del>
      <w:r w:rsidRPr="00DB1A91">
        <w:rPr>
          <w:rFonts w:eastAsia="Times New Roman" w:cstheme="minorHAnsi"/>
          <w:rPrChange w:id="306" w:author="Madhuri K S" w:date="2020-05-21T18:39:00Z">
            <w:rPr>
              <w:rFonts w:ascii="Times New Roman" w:eastAsia="Times New Roman" w:hAnsi="Times New Roman" w:cs="Times New Roman"/>
              <w:sz w:val="24"/>
              <w:szCs w:val="24"/>
            </w:rPr>
          </w:rPrChange>
        </w:rPr>
        <w:t xml:space="preserve">logs to troubleshoot. These monitoring features are </w:t>
      </w:r>
      <w:ins w:id="307" w:author="Madhuri K S" w:date="2020-05-21T18:38:00Z">
        <w:r w:rsidR="00DB1A91" w:rsidRPr="00DB1A91">
          <w:rPr>
            <w:rFonts w:eastAsia="Times New Roman" w:cstheme="minorHAnsi"/>
            <w:rPrChange w:id="308" w:author="Madhuri K S" w:date="2020-05-21T18:39:00Z">
              <w:rPr>
                <w:rFonts w:ascii="Times New Roman" w:eastAsia="Times New Roman" w:hAnsi="Times New Roman" w:cs="Times New Roman"/>
                <w:sz w:val="24"/>
                <w:szCs w:val="24"/>
              </w:rPr>
            </w:rPrChange>
          </w:rPr>
          <w:t xml:space="preserve">invaluable </w:t>
        </w:r>
      </w:ins>
      <w:del w:id="309" w:author="Madhuri K S" w:date="2020-05-21T18:38:00Z">
        <w:r w:rsidRPr="00DB1A91" w:rsidDel="00DB1A91">
          <w:rPr>
            <w:rFonts w:eastAsia="Times New Roman" w:cstheme="minorHAnsi"/>
            <w:rPrChange w:id="310" w:author="Madhuri K S" w:date="2020-05-21T18:39:00Z">
              <w:rPr>
                <w:rFonts w:ascii="Times New Roman" w:eastAsia="Times New Roman" w:hAnsi="Times New Roman" w:cs="Times New Roman"/>
                <w:sz w:val="24"/>
                <w:szCs w:val="24"/>
              </w:rPr>
            </w:rPrChange>
          </w:rPr>
          <w:delText xml:space="preserve">extremely useful </w:delText>
        </w:r>
      </w:del>
      <w:r w:rsidRPr="00DB1A91">
        <w:rPr>
          <w:rFonts w:eastAsia="Times New Roman" w:cstheme="minorHAnsi"/>
          <w:rPrChange w:id="311" w:author="Madhuri K S" w:date="2020-05-21T18:39:00Z">
            <w:rPr>
              <w:rFonts w:ascii="Times New Roman" w:eastAsia="Times New Roman" w:hAnsi="Times New Roman" w:cs="Times New Roman"/>
              <w:sz w:val="24"/>
              <w:szCs w:val="24"/>
            </w:rPr>
          </w:rPrChange>
        </w:rPr>
        <w:t xml:space="preserve">when you </w:t>
      </w:r>
      <w:ins w:id="312" w:author="Madhuri K S" w:date="2020-05-21T18:39:00Z">
        <w:r w:rsidR="00DB1A91" w:rsidRPr="00DB1A91">
          <w:rPr>
            <w:rFonts w:eastAsia="Times New Roman" w:cstheme="minorHAnsi"/>
            <w:rPrChange w:id="313" w:author="Madhuri K S" w:date="2020-05-21T18:39:00Z">
              <w:rPr>
                <w:rFonts w:ascii="Times New Roman" w:eastAsia="Times New Roman" w:hAnsi="Times New Roman" w:cs="Times New Roman"/>
                <w:sz w:val="24"/>
                <w:szCs w:val="24"/>
              </w:rPr>
            </w:rPrChange>
          </w:rPr>
          <w:t xml:space="preserve">are </w:t>
        </w:r>
      </w:ins>
      <w:r w:rsidRPr="00DB1A91">
        <w:rPr>
          <w:rFonts w:eastAsia="Times New Roman" w:cstheme="minorHAnsi"/>
          <w:rPrChange w:id="314" w:author="Madhuri K S" w:date="2020-05-21T18:39:00Z">
            <w:rPr>
              <w:rFonts w:ascii="Times New Roman" w:eastAsia="Times New Roman" w:hAnsi="Times New Roman" w:cs="Times New Roman"/>
              <w:sz w:val="24"/>
              <w:szCs w:val="24"/>
            </w:rPr>
          </w:rPrChange>
        </w:rPr>
        <w:t>integrat</w:t>
      </w:r>
      <w:ins w:id="315" w:author="Madhuri K S" w:date="2020-05-21T18:39:00Z">
        <w:r w:rsidR="00DB1A91" w:rsidRPr="00DB1A91">
          <w:rPr>
            <w:rFonts w:eastAsia="Times New Roman" w:cstheme="minorHAnsi"/>
            <w:rPrChange w:id="316" w:author="Madhuri K S" w:date="2020-05-21T18:39:00Z">
              <w:rPr>
                <w:rFonts w:ascii="Times New Roman" w:eastAsia="Times New Roman" w:hAnsi="Times New Roman" w:cs="Times New Roman"/>
                <w:sz w:val="24"/>
                <w:szCs w:val="24"/>
              </w:rPr>
            </w:rPrChange>
          </w:rPr>
          <w:t>ing</w:t>
        </w:r>
      </w:ins>
      <w:del w:id="317" w:author="Madhuri K S" w:date="2020-05-21T18:39:00Z">
        <w:r w:rsidRPr="00DB1A91" w:rsidDel="00DB1A91">
          <w:rPr>
            <w:rFonts w:eastAsia="Times New Roman" w:cstheme="minorHAnsi"/>
            <w:rPrChange w:id="318" w:author="Madhuri K S" w:date="2020-05-21T18:39:00Z">
              <w:rPr>
                <w:rFonts w:ascii="Times New Roman" w:eastAsia="Times New Roman" w:hAnsi="Times New Roman" w:cs="Times New Roman"/>
                <w:sz w:val="24"/>
                <w:szCs w:val="24"/>
              </w:rPr>
            </w:rPrChange>
          </w:rPr>
          <w:delText>e</w:delText>
        </w:r>
      </w:del>
      <w:r w:rsidRPr="00DB1A91">
        <w:rPr>
          <w:rFonts w:eastAsia="Times New Roman" w:cstheme="minorHAnsi"/>
          <w:rPrChange w:id="319" w:author="Madhuri K S" w:date="2020-05-21T18:39:00Z">
            <w:rPr>
              <w:rFonts w:ascii="Times New Roman" w:eastAsia="Times New Roman" w:hAnsi="Times New Roman" w:cs="Times New Roman"/>
              <w:sz w:val="24"/>
              <w:szCs w:val="24"/>
            </w:rPr>
          </w:rPrChange>
        </w:rPr>
        <w:t> </w:t>
      </w:r>
      <w:r w:rsidR="00490816" w:rsidRPr="00DB1A91">
        <w:rPr>
          <w:rFonts w:eastAsia="Times New Roman" w:cstheme="minorHAnsi"/>
          <w:rPrChange w:id="320" w:author="Madhuri K S" w:date="2020-05-21T18:39:00Z">
            <w:rPr>
              <w:rFonts w:ascii="Times New Roman" w:eastAsia="Times New Roman" w:hAnsi="Times New Roman" w:cs="Times New Roman"/>
              <w:color w:val="60C322"/>
              <w:sz w:val="24"/>
              <w:szCs w:val="24"/>
              <w:u w:val="single"/>
            </w:rPr>
          </w:rPrChange>
        </w:rPr>
        <w:fldChar w:fldCharType="begin"/>
      </w:r>
      <w:r w:rsidR="00490816" w:rsidRPr="00DB1A91">
        <w:rPr>
          <w:rFonts w:eastAsia="Times New Roman" w:cstheme="minorHAnsi"/>
          <w:rPrChange w:id="321" w:author="Madhuri K S" w:date="2020-05-21T18:39:00Z">
            <w:rPr>
              <w:rFonts w:ascii="Times New Roman" w:eastAsia="Times New Roman" w:hAnsi="Times New Roman" w:cs="Times New Roman"/>
              <w:color w:val="60C322"/>
              <w:sz w:val="24"/>
              <w:szCs w:val="24"/>
              <w:u w:val="single"/>
            </w:rPr>
          </w:rPrChange>
        </w:rPr>
        <w:instrText xml:space="preserve"> </w:instrText>
      </w:r>
      <w:r w:rsidR="00490816" w:rsidRPr="00DB1A91">
        <w:rPr>
          <w:rFonts w:eastAsia="Times New Roman" w:cstheme="minorHAnsi"/>
          <w:rPrChange w:id="322" w:author="Madhuri K S" w:date="2020-05-21T18:39:00Z">
            <w:rPr>
              <w:rFonts w:ascii="Times New Roman" w:eastAsia="Times New Roman" w:hAnsi="Times New Roman" w:cs="Times New Roman"/>
              <w:color w:val="60C322"/>
              <w:sz w:val="24"/>
              <w:szCs w:val="24"/>
              <w:u w:val="single"/>
            </w:rPr>
          </w:rPrChange>
        </w:rPr>
        <w:instrText xml:space="preserve">HYPERLINK "https://stackify.com/avoid-apm-vanity-metrics/" \t "_blank" </w:instrText>
      </w:r>
      <w:r w:rsidR="00490816" w:rsidRPr="00DB1A91">
        <w:rPr>
          <w:rFonts w:eastAsia="Times New Roman" w:cstheme="minorHAnsi"/>
          <w:rPrChange w:id="323" w:author="Madhuri K S" w:date="2020-05-21T18:39:00Z">
            <w:rPr>
              <w:rFonts w:ascii="Times New Roman" w:eastAsia="Times New Roman" w:hAnsi="Times New Roman" w:cs="Times New Roman"/>
              <w:color w:val="60C322"/>
              <w:sz w:val="24"/>
              <w:szCs w:val="24"/>
              <w:u w:val="single"/>
            </w:rPr>
          </w:rPrChange>
        </w:rPr>
        <w:fldChar w:fldCharType="separate"/>
      </w:r>
      <w:r w:rsidRPr="00DB1A91">
        <w:rPr>
          <w:rFonts w:eastAsia="Times New Roman" w:cstheme="minorHAnsi"/>
          <w:rPrChange w:id="324" w:author="Madhuri K S" w:date="2020-05-21T18:39:00Z">
            <w:rPr>
              <w:rFonts w:ascii="Times New Roman" w:eastAsia="Times New Roman" w:hAnsi="Times New Roman" w:cs="Times New Roman"/>
              <w:color w:val="60C322"/>
              <w:sz w:val="24"/>
              <w:szCs w:val="24"/>
              <w:u w:val="single"/>
            </w:rPr>
          </w:rPrChange>
        </w:rPr>
        <w:t>APM</w:t>
      </w:r>
      <w:r w:rsidR="00490816" w:rsidRPr="00DB1A91">
        <w:rPr>
          <w:rFonts w:eastAsia="Times New Roman" w:cstheme="minorHAnsi"/>
          <w:rPrChange w:id="325" w:author="Madhuri K S" w:date="2020-05-21T18:39:00Z">
            <w:rPr>
              <w:rFonts w:ascii="Times New Roman" w:eastAsia="Times New Roman" w:hAnsi="Times New Roman" w:cs="Times New Roman"/>
              <w:color w:val="60C322"/>
              <w:sz w:val="24"/>
              <w:szCs w:val="24"/>
              <w:u w:val="single"/>
            </w:rPr>
          </w:rPrChange>
        </w:rPr>
        <w:fldChar w:fldCharType="end"/>
      </w:r>
      <w:r w:rsidRPr="00DB1A91">
        <w:rPr>
          <w:rFonts w:eastAsia="Times New Roman" w:cstheme="minorHAnsi"/>
          <w:rPrChange w:id="326" w:author="Madhuri K S" w:date="2020-05-21T18:39:00Z">
            <w:rPr>
              <w:rFonts w:ascii="Times New Roman" w:eastAsia="Times New Roman" w:hAnsi="Times New Roman" w:cs="Times New Roman"/>
              <w:sz w:val="24"/>
              <w:szCs w:val="24"/>
            </w:rPr>
          </w:rPrChange>
        </w:rPr>
        <w:t> into your application.</w:t>
      </w:r>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2738120"/>
            <wp:effectExtent l="0" t="0" r="0" b="5080"/>
            <wp:docPr id="11" name="Picture 11" descr="AKS Monitor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KS Monitoring Configur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p>
    <w:p w:rsidR="00173F52" w:rsidRPr="00173F52" w:rsidRDefault="00256C4A" w:rsidP="00173F52">
      <w:pPr>
        <w:spacing w:after="240" w:line="240" w:lineRule="auto"/>
        <w:rPr>
          <w:rFonts w:ascii="Times New Roman" w:eastAsia="Times New Roman" w:hAnsi="Times New Roman" w:cs="Times New Roman"/>
          <w:sz w:val="24"/>
          <w:szCs w:val="24"/>
        </w:rPr>
      </w:pPr>
      <w:ins w:id="327" w:author="Madhuri K S" w:date="2020-05-21T18:41:00Z">
        <w:r w:rsidRPr="00256C4A">
          <w:rPr>
            <w:rFonts w:eastAsia="Times New Roman" w:cstheme="minorHAnsi"/>
            <w:rPrChange w:id="328" w:author="Madhuri K S" w:date="2020-05-21T18:42:00Z">
              <w:rPr>
                <w:rFonts w:ascii="Times New Roman" w:eastAsia="Times New Roman" w:hAnsi="Times New Roman" w:cs="Times New Roman"/>
                <w:sz w:val="24"/>
                <w:szCs w:val="24"/>
              </w:rPr>
            </w:rPrChange>
          </w:rPr>
          <w:t>Finally, c</w:t>
        </w:r>
      </w:ins>
      <w:del w:id="329" w:author="Madhuri K S" w:date="2020-05-21T18:41:00Z">
        <w:r w:rsidR="00173F52" w:rsidRPr="00256C4A" w:rsidDel="00256C4A">
          <w:rPr>
            <w:rFonts w:eastAsia="Times New Roman" w:cstheme="minorHAnsi"/>
            <w:rPrChange w:id="330" w:author="Madhuri K S" w:date="2020-05-21T18:42:00Z">
              <w:rPr>
                <w:rFonts w:ascii="Times New Roman" w:eastAsia="Times New Roman" w:hAnsi="Times New Roman" w:cs="Times New Roman"/>
                <w:sz w:val="24"/>
                <w:szCs w:val="24"/>
              </w:rPr>
            </w:rPrChange>
          </w:rPr>
          <w:delText>If you’d like to get an idea of what your monitoring results might look like, take a look at </w:delText>
        </w:r>
        <w:r w:rsidR="00173F52" w:rsidRPr="00256C4A" w:rsidDel="00256C4A">
          <w:rPr>
            <w:rFonts w:eastAsia="Times New Roman" w:cstheme="minorHAnsi"/>
            <w:color w:val="60C322"/>
            <w:u w:val="single"/>
            <w:rPrChange w:id="331" w:author="Madhuri K S" w:date="2020-05-21T18:42:00Z">
              <w:rPr>
                <w:rFonts w:ascii="Times New Roman" w:eastAsia="Times New Roman" w:hAnsi="Times New Roman" w:cs="Times New Roman"/>
                <w:color w:val="60C322"/>
                <w:sz w:val="24"/>
                <w:szCs w:val="24"/>
                <w:u w:val="single"/>
              </w:rPr>
            </w:rPrChange>
          </w:rPr>
          <w:delText>this document</w:delText>
        </w:r>
        <w:r w:rsidR="00173F52" w:rsidRPr="00256C4A" w:rsidDel="00256C4A">
          <w:rPr>
            <w:rFonts w:eastAsia="Times New Roman" w:cstheme="minorHAnsi"/>
            <w:rPrChange w:id="332" w:author="Madhuri K S" w:date="2020-05-21T18:42:00Z">
              <w:rPr>
                <w:rFonts w:ascii="Times New Roman" w:eastAsia="Times New Roman" w:hAnsi="Times New Roman" w:cs="Times New Roman"/>
                <w:sz w:val="24"/>
                <w:szCs w:val="24"/>
              </w:rPr>
            </w:rPrChange>
          </w:rPr>
          <w:delText>. Let’s not worry about the tags section for now, so c</w:delText>
        </w:r>
      </w:del>
      <w:r w:rsidR="00173F52" w:rsidRPr="00256C4A">
        <w:rPr>
          <w:rFonts w:eastAsia="Times New Roman" w:cstheme="minorHAnsi"/>
          <w:rPrChange w:id="333" w:author="Madhuri K S" w:date="2020-05-21T18:42:00Z">
            <w:rPr>
              <w:rFonts w:ascii="Times New Roman" w:eastAsia="Times New Roman" w:hAnsi="Times New Roman" w:cs="Times New Roman"/>
              <w:sz w:val="24"/>
              <w:szCs w:val="24"/>
            </w:rPr>
          </w:rPrChange>
        </w:rPr>
        <w:t>lick on the blue “Review + create” button to continue</w:t>
      </w:r>
      <w:r w:rsidR="00173F52" w:rsidRPr="00173F52">
        <w:rPr>
          <w:rFonts w:ascii="Times New Roman" w:eastAsia="Times New Roman" w:hAnsi="Times New Roman" w:cs="Times New Roman"/>
          <w:sz w:val="24"/>
          <w:szCs w:val="24"/>
        </w:rPr>
        <w:t>.</w:t>
      </w:r>
    </w:p>
    <w:p w:rsidR="00173F52" w:rsidRPr="00256C4A" w:rsidRDefault="00173F52" w:rsidP="00173F52">
      <w:pPr>
        <w:spacing w:before="240" w:after="168" w:line="240" w:lineRule="auto"/>
        <w:outlineLvl w:val="3"/>
        <w:rPr>
          <w:rFonts w:eastAsia="Times New Roman" w:cstheme="minorHAnsi"/>
          <w:color w:val="000000"/>
          <w:sz w:val="24"/>
          <w:szCs w:val="24"/>
          <w:rPrChange w:id="334" w:author="Madhuri K S" w:date="2020-05-21T18:41:00Z">
            <w:rPr>
              <w:rFonts w:ascii="Arial" w:eastAsia="Times New Roman" w:hAnsi="Arial" w:cs="Arial"/>
              <w:color w:val="000000"/>
              <w:sz w:val="30"/>
              <w:szCs w:val="30"/>
            </w:rPr>
          </w:rPrChange>
        </w:rPr>
      </w:pPr>
      <w:del w:id="335" w:author="Madhuri K S" w:date="2020-05-21T18:41:00Z">
        <w:r w:rsidRPr="00256C4A" w:rsidDel="00256C4A">
          <w:rPr>
            <w:rFonts w:eastAsia="Times New Roman" w:cstheme="minorHAnsi"/>
            <w:color w:val="000000"/>
            <w:sz w:val="24"/>
            <w:szCs w:val="24"/>
            <w:rPrChange w:id="336" w:author="Madhuri K S" w:date="2020-05-21T18:41:00Z">
              <w:rPr>
                <w:rFonts w:ascii="Arial" w:eastAsia="Times New Roman" w:hAnsi="Arial" w:cs="Arial"/>
                <w:color w:val="000000"/>
                <w:sz w:val="30"/>
                <w:szCs w:val="30"/>
              </w:rPr>
            </w:rPrChange>
          </w:rPr>
          <w:delText xml:space="preserve">5. </w:delText>
        </w:r>
      </w:del>
      <w:r w:rsidRPr="00256C4A">
        <w:rPr>
          <w:rFonts w:eastAsia="Times New Roman" w:cstheme="minorHAnsi"/>
          <w:color w:val="000000"/>
          <w:sz w:val="24"/>
          <w:szCs w:val="24"/>
          <w:rPrChange w:id="337" w:author="Madhuri K S" w:date="2020-05-21T18:41:00Z">
            <w:rPr>
              <w:rFonts w:ascii="Arial" w:eastAsia="Times New Roman" w:hAnsi="Arial" w:cs="Arial"/>
              <w:color w:val="000000"/>
              <w:sz w:val="30"/>
              <w:szCs w:val="30"/>
            </w:rPr>
          </w:rPrChange>
        </w:rPr>
        <w:t>Review and create</w:t>
      </w:r>
    </w:p>
    <w:p w:rsidR="00173F52" w:rsidRPr="00256C4A" w:rsidDel="00256C4A" w:rsidRDefault="00173F52" w:rsidP="00173F52">
      <w:pPr>
        <w:spacing w:after="240" w:line="240" w:lineRule="auto"/>
        <w:rPr>
          <w:del w:id="338" w:author="Madhuri K S" w:date="2020-05-21T18:39:00Z"/>
          <w:rFonts w:eastAsia="Times New Roman" w:cstheme="minorHAnsi"/>
          <w:rPrChange w:id="339" w:author="Madhuri K S" w:date="2020-05-21T18:41:00Z">
            <w:rPr>
              <w:del w:id="340" w:author="Madhuri K S" w:date="2020-05-21T18:39:00Z"/>
              <w:rFonts w:ascii="Times New Roman" w:eastAsia="Times New Roman" w:hAnsi="Times New Roman" w:cs="Times New Roman"/>
              <w:sz w:val="24"/>
              <w:szCs w:val="24"/>
            </w:rPr>
          </w:rPrChange>
        </w:rPr>
      </w:pPr>
      <w:del w:id="341" w:author="Madhuri K S" w:date="2020-05-21T18:39:00Z">
        <w:r w:rsidRPr="00256C4A" w:rsidDel="00256C4A">
          <w:rPr>
            <w:rFonts w:eastAsia="Times New Roman" w:cstheme="minorHAnsi"/>
            <w:rPrChange w:id="342" w:author="Madhuri K S" w:date="2020-05-21T18:41:00Z">
              <w:rPr>
                <w:rFonts w:ascii="Times New Roman" w:eastAsia="Times New Roman" w:hAnsi="Times New Roman" w:cs="Times New Roman"/>
                <w:sz w:val="24"/>
                <w:szCs w:val="24"/>
              </w:rPr>
            </w:rPrChange>
          </w:rPr>
          <w:delText>We’re almost there!</w:delText>
        </w:r>
      </w:del>
    </w:p>
    <w:p w:rsidR="00173F52" w:rsidRPr="00256C4A" w:rsidRDefault="00173F52" w:rsidP="00173F52">
      <w:pPr>
        <w:spacing w:after="240" w:line="240" w:lineRule="auto"/>
        <w:rPr>
          <w:rFonts w:eastAsia="Times New Roman" w:cstheme="minorHAnsi"/>
          <w:rPrChange w:id="343" w:author="Madhuri K S" w:date="2020-05-21T18:41:00Z">
            <w:rPr>
              <w:rFonts w:ascii="Times New Roman" w:eastAsia="Times New Roman" w:hAnsi="Times New Roman" w:cs="Times New Roman"/>
              <w:sz w:val="24"/>
              <w:szCs w:val="24"/>
            </w:rPr>
          </w:rPrChange>
        </w:rPr>
      </w:pPr>
      <w:r w:rsidRPr="00256C4A">
        <w:rPr>
          <w:rFonts w:eastAsia="Times New Roman" w:cstheme="minorHAnsi"/>
          <w:rPrChange w:id="344" w:author="Madhuri K S" w:date="2020-05-21T18:41:00Z">
            <w:rPr>
              <w:rFonts w:ascii="Times New Roman" w:eastAsia="Times New Roman" w:hAnsi="Times New Roman" w:cs="Times New Roman"/>
              <w:sz w:val="24"/>
              <w:szCs w:val="24"/>
            </w:rPr>
          </w:rPrChange>
        </w:rPr>
        <w:t xml:space="preserve">Azure will start creating the service principal and will validate the information you </w:t>
      </w:r>
      <w:ins w:id="345" w:author="Madhuri K S" w:date="2020-05-21T18:40:00Z">
        <w:r w:rsidR="00256C4A" w:rsidRPr="00256C4A">
          <w:rPr>
            <w:rFonts w:eastAsia="Times New Roman" w:cstheme="minorHAnsi"/>
            <w:rPrChange w:id="346" w:author="Madhuri K S" w:date="2020-05-21T18:41:00Z">
              <w:rPr>
                <w:rFonts w:ascii="Times New Roman" w:eastAsia="Times New Roman" w:hAnsi="Times New Roman" w:cs="Times New Roman"/>
                <w:sz w:val="24"/>
                <w:szCs w:val="24"/>
              </w:rPr>
            </w:rPrChange>
          </w:rPr>
          <w:t xml:space="preserve">have </w:t>
        </w:r>
      </w:ins>
      <w:r w:rsidRPr="00256C4A">
        <w:rPr>
          <w:rFonts w:eastAsia="Times New Roman" w:cstheme="minorHAnsi"/>
          <w:rPrChange w:id="347" w:author="Madhuri K S" w:date="2020-05-21T18:41:00Z">
            <w:rPr>
              <w:rFonts w:ascii="Times New Roman" w:eastAsia="Times New Roman" w:hAnsi="Times New Roman" w:cs="Times New Roman"/>
              <w:sz w:val="24"/>
              <w:szCs w:val="24"/>
            </w:rPr>
          </w:rPrChange>
        </w:rPr>
        <w:t>entered</w:t>
      </w:r>
      <w:ins w:id="348" w:author="Madhuri K S" w:date="2020-05-21T18:40:00Z">
        <w:r w:rsidR="00256C4A" w:rsidRPr="00256C4A">
          <w:rPr>
            <w:rFonts w:eastAsia="Times New Roman" w:cstheme="minorHAnsi"/>
            <w:rPrChange w:id="349" w:author="Madhuri K S" w:date="2020-05-21T18:41:00Z">
              <w:rPr>
                <w:rFonts w:ascii="Times New Roman" w:eastAsia="Times New Roman" w:hAnsi="Times New Roman" w:cs="Times New Roman"/>
                <w:sz w:val="24"/>
                <w:szCs w:val="24"/>
              </w:rPr>
            </w:rPrChange>
          </w:rPr>
          <w:t xml:space="preserve">. </w:t>
        </w:r>
      </w:ins>
      <w:del w:id="350" w:author="Madhuri K S" w:date="2020-05-21T18:40:00Z">
        <w:r w:rsidRPr="00256C4A" w:rsidDel="00256C4A">
          <w:rPr>
            <w:rFonts w:eastAsia="Times New Roman" w:cstheme="minorHAnsi"/>
            <w:rPrChange w:id="351" w:author="Madhuri K S" w:date="2020-05-21T18:41:00Z">
              <w:rPr>
                <w:rFonts w:ascii="Times New Roman" w:eastAsia="Times New Roman" w:hAnsi="Times New Roman" w:cs="Times New Roman"/>
                <w:sz w:val="24"/>
                <w:szCs w:val="24"/>
              </w:rPr>
            </w:rPrChange>
          </w:rPr>
          <w:delText>, so the following screen should appear:</w:delText>
        </w:r>
      </w:del>
      <w:ins w:id="352" w:author="Madhuri K S" w:date="2020-05-21T18:40:00Z">
        <w:r w:rsidR="00256C4A" w:rsidRPr="00256C4A">
          <w:rPr>
            <w:rFonts w:eastAsia="Times New Roman" w:cstheme="minorHAnsi"/>
            <w:rPrChange w:id="353" w:author="Madhuri K S" w:date="2020-05-21T18:41:00Z">
              <w:rPr>
                <w:rFonts w:ascii="Times New Roman" w:eastAsia="Times New Roman" w:hAnsi="Times New Roman" w:cs="Times New Roman"/>
                <w:sz w:val="24"/>
                <w:szCs w:val="24"/>
              </w:rPr>
            </w:rPrChange>
          </w:rPr>
          <w:t>The image given below may</w:t>
        </w:r>
      </w:ins>
      <w:ins w:id="354" w:author="Madhuri K S" w:date="2020-05-21T18:41:00Z">
        <w:r w:rsidR="00256C4A" w:rsidRPr="00256C4A">
          <w:rPr>
            <w:rFonts w:eastAsia="Times New Roman" w:cstheme="minorHAnsi"/>
            <w:rPrChange w:id="355" w:author="Madhuri K S" w:date="2020-05-21T18:41:00Z">
              <w:rPr>
                <w:rFonts w:ascii="Times New Roman" w:eastAsia="Times New Roman" w:hAnsi="Times New Roman" w:cs="Times New Roman"/>
                <w:sz w:val="24"/>
                <w:szCs w:val="24"/>
              </w:rPr>
            </w:rPrChange>
          </w:rPr>
          <w:t xml:space="preserve"> be</w:t>
        </w:r>
      </w:ins>
      <w:ins w:id="356" w:author="Madhuri K S" w:date="2020-05-21T18:40:00Z">
        <w:r w:rsidR="00256C4A" w:rsidRPr="00256C4A">
          <w:rPr>
            <w:rFonts w:eastAsia="Times New Roman" w:cstheme="minorHAnsi"/>
            <w:rPrChange w:id="357" w:author="Madhuri K S" w:date="2020-05-21T18:41:00Z">
              <w:rPr>
                <w:rFonts w:ascii="Times New Roman" w:eastAsia="Times New Roman" w:hAnsi="Times New Roman" w:cs="Times New Roman"/>
                <w:sz w:val="24"/>
                <w:szCs w:val="24"/>
              </w:rPr>
            </w:rPrChange>
          </w:rPr>
          <w:t xml:space="preserve"> </w:t>
        </w:r>
      </w:ins>
      <w:ins w:id="358" w:author="Madhuri K S" w:date="2020-05-21T18:41:00Z">
        <w:r w:rsidR="00256C4A" w:rsidRPr="00256C4A">
          <w:rPr>
            <w:rFonts w:eastAsia="Times New Roman" w:cstheme="minorHAnsi"/>
            <w:rPrChange w:id="359" w:author="Madhuri K S" w:date="2020-05-21T18:41:00Z">
              <w:rPr>
                <w:rFonts w:ascii="Times New Roman" w:eastAsia="Times New Roman" w:hAnsi="Times New Roman" w:cs="Times New Roman"/>
                <w:sz w:val="24"/>
                <w:szCs w:val="24"/>
              </w:rPr>
            </w:rPrChange>
          </w:rPr>
          <w:t>used</w:t>
        </w:r>
      </w:ins>
      <w:ins w:id="360" w:author="Madhuri K S" w:date="2020-05-21T18:40:00Z">
        <w:r w:rsidR="00256C4A" w:rsidRPr="00256C4A">
          <w:rPr>
            <w:rFonts w:eastAsia="Times New Roman" w:cstheme="minorHAnsi"/>
            <w:rPrChange w:id="361" w:author="Madhuri K S" w:date="2020-05-21T18:41:00Z">
              <w:rPr>
                <w:rFonts w:ascii="Times New Roman" w:eastAsia="Times New Roman" w:hAnsi="Times New Roman" w:cs="Times New Roman"/>
                <w:sz w:val="24"/>
                <w:szCs w:val="24"/>
              </w:rPr>
            </w:rPrChange>
          </w:rPr>
          <w:t xml:space="preserve"> for reference</w:t>
        </w:r>
      </w:ins>
      <w:ins w:id="362" w:author="Madhuri K S" w:date="2020-05-21T18:41:00Z">
        <w:r w:rsidR="00256C4A" w:rsidRPr="00256C4A">
          <w:rPr>
            <w:rFonts w:eastAsia="Times New Roman" w:cstheme="minorHAnsi"/>
            <w:rPrChange w:id="363" w:author="Madhuri K S" w:date="2020-05-21T18:41:00Z">
              <w:rPr>
                <w:rFonts w:ascii="Times New Roman" w:eastAsia="Times New Roman" w:hAnsi="Times New Roman" w:cs="Times New Roman"/>
                <w:sz w:val="24"/>
                <w:szCs w:val="24"/>
              </w:rPr>
            </w:rPrChange>
          </w:rPr>
          <w:t xml:space="preserve">: </w:t>
        </w:r>
      </w:ins>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lastRenderedPageBreak/>
        <w:drawing>
          <wp:inline distT="0" distB="0" distL="0" distR="0">
            <wp:extent cx="5943600" cy="3933825"/>
            <wp:effectExtent l="0" t="0" r="0" b="9525"/>
            <wp:docPr id="10" name="Picture 10" descr="AKS Create Kubernetes Cluster Review and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KS Create Kubernetes Cluster Review and Crea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173F52" w:rsidRPr="00E6551C" w:rsidDel="00E6551C" w:rsidRDefault="00173F52" w:rsidP="00173F52">
      <w:pPr>
        <w:spacing w:after="240" w:line="240" w:lineRule="auto"/>
        <w:rPr>
          <w:del w:id="364" w:author="Madhuri K S" w:date="2020-05-21T18:42:00Z"/>
          <w:rFonts w:eastAsia="Times New Roman" w:cstheme="minorHAnsi"/>
          <w:rPrChange w:id="365" w:author="Madhuri K S" w:date="2020-05-21T18:43:00Z">
            <w:rPr>
              <w:del w:id="366" w:author="Madhuri K S" w:date="2020-05-21T18:42:00Z"/>
              <w:rFonts w:ascii="Times New Roman" w:eastAsia="Times New Roman" w:hAnsi="Times New Roman" w:cs="Times New Roman"/>
              <w:sz w:val="24"/>
              <w:szCs w:val="24"/>
            </w:rPr>
          </w:rPrChange>
        </w:rPr>
      </w:pPr>
      <w:r w:rsidRPr="00E6551C">
        <w:rPr>
          <w:rFonts w:eastAsia="Times New Roman" w:cstheme="minorHAnsi"/>
          <w:rPrChange w:id="367" w:author="Madhuri K S" w:date="2020-05-21T18:43:00Z">
            <w:rPr>
              <w:rFonts w:ascii="Times New Roman" w:eastAsia="Times New Roman" w:hAnsi="Times New Roman" w:cs="Times New Roman"/>
              <w:sz w:val="24"/>
              <w:szCs w:val="24"/>
            </w:rPr>
          </w:rPrChange>
        </w:rPr>
        <w:t xml:space="preserve">Click on the blue “Create” button to create the cluster. </w:t>
      </w:r>
      <w:del w:id="368" w:author="Madhuri K S" w:date="2020-05-21T18:42:00Z">
        <w:r w:rsidRPr="00E6551C" w:rsidDel="00E6551C">
          <w:rPr>
            <w:rFonts w:eastAsia="Times New Roman" w:cstheme="minorHAnsi"/>
            <w:rPrChange w:id="369" w:author="Madhuri K S" w:date="2020-05-21T18:43:00Z">
              <w:rPr>
                <w:rFonts w:ascii="Times New Roman" w:eastAsia="Times New Roman" w:hAnsi="Times New Roman" w:cs="Times New Roman"/>
                <w:sz w:val="24"/>
                <w:szCs w:val="24"/>
              </w:rPr>
            </w:rPrChange>
          </w:rPr>
          <w:delText>Now’s the time to pause and refill your cup with fresh coffee. It will take a little time for Azure to finish creating the cluster—mine took twenty minutes.</w:delText>
        </w:r>
      </w:del>
    </w:p>
    <w:p w:rsidR="00173F52" w:rsidRPr="00E6551C" w:rsidRDefault="00173F52" w:rsidP="00173F52">
      <w:pPr>
        <w:spacing w:after="240" w:line="240" w:lineRule="auto"/>
        <w:rPr>
          <w:rFonts w:eastAsia="Times New Roman" w:cstheme="minorHAnsi"/>
          <w:rPrChange w:id="370" w:author="Madhuri K S" w:date="2020-05-21T18:43:00Z">
            <w:rPr>
              <w:rFonts w:ascii="Times New Roman" w:eastAsia="Times New Roman" w:hAnsi="Times New Roman" w:cs="Times New Roman"/>
              <w:sz w:val="24"/>
              <w:szCs w:val="24"/>
            </w:rPr>
          </w:rPrChange>
        </w:rPr>
      </w:pPr>
      <w:r w:rsidRPr="00E6551C">
        <w:rPr>
          <w:rFonts w:eastAsia="Times New Roman" w:cstheme="minorHAnsi"/>
          <w:noProof/>
          <w:lang w:val="en-IN" w:eastAsia="en-IN"/>
          <w:rPrChange w:id="371" w:author="Madhuri K S" w:date="2020-05-21T18:43:00Z">
            <w:rPr>
              <w:rFonts w:ascii="Times New Roman" w:eastAsia="Times New Roman" w:hAnsi="Times New Roman" w:cs="Times New Roman"/>
              <w:noProof/>
              <w:sz w:val="24"/>
              <w:szCs w:val="24"/>
              <w:lang w:val="en-IN" w:eastAsia="en-IN"/>
            </w:rPr>
          </w:rPrChange>
        </w:rPr>
        <w:drawing>
          <wp:inline distT="0" distB="0" distL="0" distR="0">
            <wp:extent cx="5943600" cy="2279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rsidR="00173F52" w:rsidRPr="00E6551C" w:rsidRDefault="00E6551C" w:rsidP="00173F52">
      <w:pPr>
        <w:spacing w:after="240" w:line="240" w:lineRule="auto"/>
        <w:rPr>
          <w:rFonts w:eastAsia="Times New Roman" w:cstheme="minorHAnsi"/>
          <w:rPrChange w:id="372" w:author="Madhuri K S" w:date="2020-05-21T18:43:00Z">
            <w:rPr>
              <w:rFonts w:ascii="Times New Roman" w:eastAsia="Times New Roman" w:hAnsi="Times New Roman" w:cs="Times New Roman"/>
              <w:sz w:val="24"/>
              <w:szCs w:val="24"/>
            </w:rPr>
          </w:rPrChange>
        </w:rPr>
      </w:pPr>
      <w:ins w:id="373" w:author="Madhuri K S" w:date="2020-05-21T18:42:00Z">
        <w:r w:rsidRPr="00E6551C">
          <w:rPr>
            <w:rFonts w:eastAsia="Times New Roman" w:cstheme="minorHAnsi"/>
            <w:rPrChange w:id="374" w:author="Madhuri K S" w:date="2020-05-21T18:43:00Z">
              <w:rPr>
                <w:rFonts w:ascii="Times New Roman" w:eastAsia="Times New Roman" w:hAnsi="Times New Roman" w:cs="Times New Roman"/>
                <w:sz w:val="24"/>
                <w:szCs w:val="24"/>
              </w:rPr>
            </w:rPrChange>
          </w:rPr>
          <w:t>The</w:t>
        </w:r>
      </w:ins>
      <w:del w:id="375" w:author="Madhuri K S" w:date="2020-05-21T18:42:00Z">
        <w:r w:rsidR="00173F52" w:rsidRPr="00E6551C" w:rsidDel="00E6551C">
          <w:rPr>
            <w:rFonts w:eastAsia="Times New Roman" w:cstheme="minorHAnsi"/>
            <w:rPrChange w:id="376" w:author="Madhuri K S" w:date="2020-05-21T18:43:00Z">
              <w:rPr>
                <w:rFonts w:ascii="Times New Roman" w:eastAsia="Times New Roman" w:hAnsi="Times New Roman" w:cs="Times New Roman"/>
                <w:sz w:val="24"/>
                <w:szCs w:val="24"/>
              </w:rPr>
            </w:rPrChange>
          </w:rPr>
          <w:delText>Congratulations! You’ve created a</w:delText>
        </w:r>
      </w:del>
      <w:r w:rsidR="00173F52" w:rsidRPr="00E6551C">
        <w:rPr>
          <w:rFonts w:eastAsia="Times New Roman" w:cstheme="minorHAnsi"/>
          <w:rPrChange w:id="377" w:author="Madhuri K S" w:date="2020-05-21T18:43:00Z">
            <w:rPr>
              <w:rFonts w:ascii="Times New Roman" w:eastAsia="Times New Roman" w:hAnsi="Times New Roman" w:cs="Times New Roman"/>
              <w:sz w:val="24"/>
              <w:szCs w:val="24"/>
            </w:rPr>
          </w:rPrChange>
        </w:rPr>
        <w:t xml:space="preserve"> Kubernetes-managed cluster </w:t>
      </w:r>
      <w:ins w:id="378" w:author="Madhuri K S" w:date="2020-05-21T18:42:00Z">
        <w:r w:rsidRPr="00E6551C">
          <w:rPr>
            <w:rFonts w:eastAsia="Times New Roman" w:cstheme="minorHAnsi"/>
            <w:rPrChange w:id="379" w:author="Madhuri K S" w:date="2020-05-21T18:43:00Z">
              <w:rPr>
                <w:rFonts w:ascii="Times New Roman" w:eastAsia="Times New Roman" w:hAnsi="Times New Roman" w:cs="Times New Roman"/>
                <w:sz w:val="24"/>
                <w:szCs w:val="24"/>
              </w:rPr>
            </w:rPrChange>
          </w:rPr>
          <w:t xml:space="preserve">is created </w:t>
        </w:r>
      </w:ins>
      <w:r w:rsidR="00173F52" w:rsidRPr="00E6551C">
        <w:rPr>
          <w:rFonts w:eastAsia="Times New Roman" w:cstheme="minorHAnsi"/>
          <w:rPrChange w:id="380" w:author="Madhuri K S" w:date="2020-05-21T18:43:00Z">
            <w:rPr>
              <w:rFonts w:ascii="Times New Roman" w:eastAsia="Times New Roman" w:hAnsi="Times New Roman" w:cs="Times New Roman"/>
              <w:sz w:val="24"/>
              <w:szCs w:val="24"/>
            </w:rPr>
          </w:rPrChange>
        </w:rPr>
        <w:t>in Azure.</w:t>
      </w:r>
    </w:p>
    <w:p w:rsidR="00173F52" w:rsidRPr="00EF2809" w:rsidRDefault="00173F52" w:rsidP="00173F52">
      <w:pPr>
        <w:spacing w:before="480" w:after="168" w:line="240" w:lineRule="auto"/>
        <w:outlineLvl w:val="2"/>
        <w:rPr>
          <w:rFonts w:eastAsia="Times New Roman" w:cstheme="minorHAnsi"/>
          <w:color w:val="000000"/>
          <w:sz w:val="24"/>
          <w:szCs w:val="24"/>
          <w:rPrChange w:id="381" w:author="Madhuri K S" w:date="2020-05-21T18:52:00Z">
            <w:rPr>
              <w:rFonts w:ascii="Arial" w:eastAsia="Times New Roman" w:hAnsi="Arial" w:cs="Arial"/>
              <w:color w:val="000000"/>
              <w:sz w:val="30"/>
              <w:szCs w:val="30"/>
            </w:rPr>
          </w:rPrChange>
        </w:rPr>
      </w:pPr>
      <w:r w:rsidRPr="00EF2809">
        <w:rPr>
          <w:rFonts w:eastAsia="Times New Roman" w:cstheme="minorHAnsi"/>
          <w:color w:val="000000"/>
          <w:sz w:val="24"/>
          <w:szCs w:val="24"/>
          <w:rPrChange w:id="382" w:author="Madhuri K S" w:date="2020-05-21T18:52:00Z">
            <w:rPr>
              <w:rFonts w:ascii="Arial" w:eastAsia="Times New Roman" w:hAnsi="Arial" w:cs="Arial"/>
              <w:color w:val="000000"/>
              <w:sz w:val="30"/>
              <w:szCs w:val="30"/>
            </w:rPr>
          </w:rPrChange>
        </w:rPr>
        <w:t>Method 2: Creating an Azure Container Service cluster using the command line</w:t>
      </w:r>
    </w:p>
    <w:p w:rsidR="00173F52" w:rsidRPr="00EF2809" w:rsidRDefault="00EF2809" w:rsidP="00173F52">
      <w:pPr>
        <w:spacing w:after="240" w:line="240" w:lineRule="auto"/>
        <w:rPr>
          <w:rFonts w:eastAsia="Times New Roman" w:cstheme="minorHAnsi"/>
          <w:rPrChange w:id="383" w:author="Madhuri K S" w:date="2020-05-21T18:54:00Z">
            <w:rPr>
              <w:rFonts w:ascii="Times New Roman" w:eastAsia="Times New Roman" w:hAnsi="Times New Roman" w:cs="Times New Roman"/>
              <w:sz w:val="24"/>
              <w:szCs w:val="24"/>
            </w:rPr>
          </w:rPrChange>
        </w:rPr>
      </w:pPr>
      <w:ins w:id="384" w:author="Madhuri K S" w:date="2020-05-21T18:52:00Z">
        <w:r w:rsidRPr="00EF2809">
          <w:rPr>
            <w:rFonts w:eastAsia="Times New Roman" w:cstheme="minorHAnsi"/>
            <w:rPrChange w:id="385" w:author="Madhuri K S" w:date="2020-05-21T18:54:00Z">
              <w:rPr>
                <w:rFonts w:ascii="Times New Roman" w:eastAsia="Times New Roman" w:hAnsi="Times New Roman" w:cs="Times New Roman"/>
                <w:sz w:val="24"/>
                <w:szCs w:val="24"/>
              </w:rPr>
            </w:rPrChange>
          </w:rPr>
          <w:t xml:space="preserve">The </w:t>
        </w:r>
      </w:ins>
      <w:r w:rsidR="00173F52" w:rsidRPr="00EF2809">
        <w:rPr>
          <w:rFonts w:eastAsia="Times New Roman" w:cstheme="minorHAnsi"/>
          <w:rPrChange w:id="386" w:author="Madhuri K S" w:date="2020-05-21T18:54:00Z">
            <w:rPr>
              <w:rFonts w:ascii="Times New Roman" w:eastAsia="Times New Roman" w:hAnsi="Times New Roman" w:cs="Times New Roman"/>
              <w:sz w:val="24"/>
              <w:szCs w:val="24"/>
            </w:rPr>
          </w:rPrChange>
        </w:rPr>
        <w:t xml:space="preserve">UI </w:t>
      </w:r>
      <w:ins w:id="387" w:author="Madhuri K S" w:date="2020-05-21T18:52:00Z">
        <w:r w:rsidRPr="00EF2809">
          <w:rPr>
            <w:rFonts w:eastAsia="Times New Roman" w:cstheme="minorHAnsi"/>
            <w:rPrChange w:id="388" w:author="Madhuri K S" w:date="2020-05-21T18:54:00Z">
              <w:rPr>
                <w:rFonts w:ascii="Times New Roman" w:eastAsia="Times New Roman" w:hAnsi="Times New Roman" w:cs="Times New Roman"/>
                <w:sz w:val="24"/>
                <w:szCs w:val="24"/>
              </w:rPr>
            </w:rPrChange>
          </w:rPr>
          <w:t xml:space="preserve">has been changing throughout </w:t>
        </w:r>
      </w:ins>
      <w:del w:id="389" w:author="Madhuri K S" w:date="2020-05-21T18:52:00Z">
        <w:r w:rsidR="00173F52" w:rsidRPr="00EF2809" w:rsidDel="00EF2809">
          <w:rPr>
            <w:rFonts w:eastAsia="Times New Roman" w:cstheme="minorHAnsi"/>
            <w:rPrChange w:id="390" w:author="Madhuri K S" w:date="2020-05-21T18:54:00Z">
              <w:rPr>
                <w:rFonts w:ascii="Times New Roman" w:eastAsia="Times New Roman" w:hAnsi="Times New Roman" w:cs="Times New Roman"/>
                <w:sz w:val="24"/>
                <w:szCs w:val="24"/>
              </w:rPr>
            </w:rPrChange>
          </w:rPr>
          <w:delText xml:space="preserve">is changing </w:delText>
        </w:r>
      </w:del>
      <w:del w:id="391" w:author="Madhuri K S" w:date="2020-05-21T18:53:00Z">
        <w:r w:rsidR="00173F52" w:rsidRPr="00EF2809" w:rsidDel="00EF2809">
          <w:rPr>
            <w:rFonts w:eastAsia="Times New Roman" w:cstheme="minorHAnsi"/>
            <w:rPrChange w:id="392" w:author="Madhuri K S" w:date="2020-05-21T18:54:00Z">
              <w:rPr>
                <w:rFonts w:ascii="Times New Roman" w:eastAsia="Times New Roman" w:hAnsi="Times New Roman" w:cs="Times New Roman"/>
                <w:sz w:val="24"/>
                <w:szCs w:val="24"/>
              </w:rPr>
            </w:rPrChange>
          </w:rPr>
          <w:delText xml:space="preserve">all </w:delText>
        </w:r>
      </w:del>
      <w:r w:rsidR="00173F52" w:rsidRPr="00EF2809">
        <w:rPr>
          <w:rFonts w:eastAsia="Times New Roman" w:cstheme="minorHAnsi"/>
          <w:rPrChange w:id="393" w:author="Madhuri K S" w:date="2020-05-21T18:54:00Z">
            <w:rPr>
              <w:rFonts w:ascii="Times New Roman" w:eastAsia="Times New Roman" w:hAnsi="Times New Roman" w:cs="Times New Roman"/>
              <w:sz w:val="24"/>
              <w:szCs w:val="24"/>
            </w:rPr>
          </w:rPrChange>
        </w:rPr>
        <w:t xml:space="preserve">the time, but the command line </w:t>
      </w:r>
      <w:del w:id="394" w:author="Madhuri K S" w:date="2020-05-21T18:53:00Z">
        <w:r w:rsidR="00173F52" w:rsidRPr="00EF2809" w:rsidDel="00EF2809">
          <w:rPr>
            <w:rFonts w:eastAsia="Times New Roman" w:cstheme="minorHAnsi"/>
            <w:rPrChange w:id="395" w:author="Madhuri K S" w:date="2020-05-21T18:54:00Z">
              <w:rPr>
                <w:rFonts w:ascii="Times New Roman" w:eastAsia="Times New Roman" w:hAnsi="Times New Roman" w:cs="Times New Roman"/>
                <w:sz w:val="24"/>
                <w:szCs w:val="24"/>
              </w:rPr>
            </w:rPrChange>
          </w:rPr>
          <w:delText xml:space="preserve">has stayed pretty </w:delText>
        </w:r>
      </w:del>
      <w:ins w:id="396" w:author="Madhuri K S" w:date="2020-05-21T18:53:00Z">
        <w:r w:rsidRPr="00EF2809">
          <w:rPr>
            <w:rFonts w:eastAsia="Times New Roman" w:cstheme="minorHAnsi"/>
            <w:rPrChange w:id="397" w:author="Madhuri K S" w:date="2020-05-21T18:54:00Z">
              <w:rPr>
                <w:rFonts w:ascii="Times New Roman" w:eastAsia="Times New Roman" w:hAnsi="Times New Roman" w:cs="Times New Roman"/>
                <w:sz w:val="24"/>
                <w:szCs w:val="24"/>
              </w:rPr>
            </w:rPrChange>
          </w:rPr>
          <w:t xml:space="preserve">is </w:t>
        </w:r>
      </w:ins>
      <w:r w:rsidR="00173F52" w:rsidRPr="00EF2809">
        <w:rPr>
          <w:rFonts w:eastAsia="Times New Roman" w:cstheme="minorHAnsi"/>
          <w:rPrChange w:id="398" w:author="Madhuri K S" w:date="2020-05-21T18:54:00Z">
            <w:rPr>
              <w:rFonts w:ascii="Times New Roman" w:eastAsia="Times New Roman" w:hAnsi="Times New Roman" w:cs="Times New Roman"/>
              <w:sz w:val="24"/>
              <w:szCs w:val="24"/>
            </w:rPr>
          </w:rPrChange>
        </w:rPr>
        <w:t>constant.</w:t>
      </w:r>
      <w:ins w:id="399" w:author="Madhuri K S" w:date="2020-05-21T18:53:00Z">
        <w:r w:rsidRPr="00EF2809">
          <w:rPr>
            <w:rFonts w:eastAsia="Times New Roman" w:cstheme="minorHAnsi"/>
            <w:rPrChange w:id="400" w:author="Madhuri K S" w:date="2020-05-21T18:54:00Z">
              <w:rPr>
                <w:rFonts w:ascii="Times New Roman" w:eastAsia="Times New Roman" w:hAnsi="Times New Roman" w:cs="Times New Roman"/>
                <w:sz w:val="24"/>
                <w:szCs w:val="24"/>
              </w:rPr>
            </w:rPrChange>
          </w:rPr>
          <w:t xml:space="preserve"> </w:t>
        </w:r>
      </w:ins>
      <w:del w:id="401" w:author="Madhuri K S" w:date="2020-05-21T18:53:00Z">
        <w:r w:rsidR="00173F52" w:rsidRPr="00EF2809" w:rsidDel="00EF2809">
          <w:rPr>
            <w:rFonts w:eastAsia="Times New Roman" w:cstheme="minorHAnsi"/>
            <w:rPrChange w:id="402" w:author="Madhuri K S" w:date="2020-05-21T18:54:00Z">
              <w:rPr>
                <w:rFonts w:ascii="Times New Roman" w:eastAsia="Times New Roman" w:hAnsi="Times New Roman" w:cs="Times New Roman"/>
                <w:sz w:val="24"/>
                <w:szCs w:val="24"/>
              </w:rPr>
            </w:rPrChange>
          </w:rPr>
          <w:delText xml:space="preserve"> I find it valuable to use t</w:delText>
        </w:r>
      </w:del>
      <w:ins w:id="403" w:author="Madhuri K S" w:date="2020-05-21T18:53:00Z">
        <w:r w:rsidRPr="00EF2809">
          <w:rPr>
            <w:rFonts w:eastAsia="Times New Roman" w:cstheme="minorHAnsi"/>
            <w:rPrChange w:id="404" w:author="Madhuri K S" w:date="2020-05-21T18:54:00Z">
              <w:rPr>
                <w:rFonts w:ascii="Times New Roman" w:eastAsia="Times New Roman" w:hAnsi="Times New Roman" w:cs="Times New Roman"/>
                <w:sz w:val="24"/>
                <w:szCs w:val="24"/>
              </w:rPr>
            </w:rPrChange>
          </w:rPr>
          <w:t>T</w:t>
        </w:r>
      </w:ins>
      <w:r w:rsidR="00173F52" w:rsidRPr="00EF2809">
        <w:rPr>
          <w:rFonts w:eastAsia="Times New Roman" w:cstheme="minorHAnsi"/>
          <w:rPrChange w:id="405" w:author="Madhuri K S" w:date="2020-05-21T18:54:00Z">
            <w:rPr>
              <w:rFonts w:ascii="Times New Roman" w:eastAsia="Times New Roman" w:hAnsi="Times New Roman" w:cs="Times New Roman"/>
              <w:sz w:val="24"/>
              <w:szCs w:val="24"/>
            </w:rPr>
          </w:rPrChange>
        </w:rPr>
        <w:t xml:space="preserve">he GUI </w:t>
      </w:r>
      <w:del w:id="406" w:author="Madhuri K S" w:date="2020-05-21T18:53:00Z">
        <w:r w:rsidR="00173F52" w:rsidRPr="00EF2809" w:rsidDel="00EF2809">
          <w:rPr>
            <w:rFonts w:eastAsia="Times New Roman" w:cstheme="minorHAnsi"/>
            <w:rPrChange w:id="407" w:author="Madhuri K S" w:date="2020-05-21T18:54:00Z">
              <w:rPr>
                <w:rFonts w:ascii="Times New Roman" w:eastAsia="Times New Roman" w:hAnsi="Times New Roman" w:cs="Times New Roman"/>
                <w:sz w:val="24"/>
                <w:szCs w:val="24"/>
              </w:rPr>
            </w:rPrChange>
          </w:rPr>
          <w:delText xml:space="preserve">because it </w:delText>
        </w:r>
      </w:del>
      <w:r w:rsidR="00173F52" w:rsidRPr="00EF2809">
        <w:rPr>
          <w:rFonts w:eastAsia="Times New Roman" w:cstheme="minorHAnsi"/>
          <w:rPrChange w:id="408" w:author="Madhuri K S" w:date="2020-05-21T18:54:00Z">
            <w:rPr>
              <w:rFonts w:ascii="Times New Roman" w:eastAsia="Times New Roman" w:hAnsi="Times New Roman" w:cs="Times New Roman"/>
              <w:sz w:val="24"/>
              <w:szCs w:val="24"/>
            </w:rPr>
          </w:rPrChange>
        </w:rPr>
        <w:t>gives</w:t>
      </w:r>
      <w:del w:id="409" w:author="Madhuri K S" w:date="2020-05-21T18:53:00Z">
        <w:r w:rsidR="00173F52" w:rsidRPr="00EF2809" w:rsidDel="00EF2809">
          <w:rPr>
            <w:rFonts w:eastAsia="Times New Roman" w:cstheme="minorHAnsi"/>
            <w:rPrChange w:id="410" w:author="Madhuri K S" w:date="2020-05-21T18:54:00Z">
              <w:rPr>
                <w:rFonts w:ascii="Times New Roman" w:eastAsia="Times New Roman" w:hAnsi="Times New Roman" w:cs="Times New Roman"/>
                <w:sz w:val="24"/>
                <w:szCs w:val="24"/>
              </w:rPr>
            </w:rPrChange>
          </w:rPr>
          <w:delText xml:space="preserve"> me</w:delText>
        </w:r>
      </w:del>
      <w:ins w:id="411" w:author="Madhuri K S" w:date="2020-05-21T18:53:00Z">
        <w:r w:rsidRPr="00EF2809">
          <w:rPr>
            <w:rFonts w:eastAsia="Times New Roman" w:cstheme="minorHAnsi"/>
            <w:rPrChange w:id="412" w:author="Madhuri K S" w:date="2020-05-21T18:54:00Z">
              <w:rPr>
                <w:rFonts w:ascii="Times New Roman" w:eastAsia="Times New Roman" w:hAnsi="Times New Roman" w:cs="Times New Roman"/>
                <w:sz w:val="24"/>
                <w:szCs w:val="24"/>
              </w:rPr>
            </w:rPrChange>
          </w:rPr>
          <w:t xml:space="preserve"> us</w:t>
        </w:r>
      </w:ins>
      <w:r w:rsidR="00173F52" w:rsidRPr="00EF2809">
        <w:rPr>
          <w:rFonts w:eastAsia="Times New Roman" w:cstheme="minorHAnsi"/>
          <w:rPrChange w:id="413" w:author="Madhuri K S" w:date="2020-05-21T18:54:00Z">
            <w:rPr>
              <w:rFonts w:ascii="Times New Roman" w:eastAsia="Times New Roman" w:hAnsi="Times New Roman" w:cs="Times New Roman"/>
              <w:sz w:val="24"/>
              <w:szCs w:val="24"/>
            </w:rPr>
          </w:rPrChange>
        </w:rPr>
        <w:t xml:space="preserve"> a chance to understand visually how to create the cluster. On the other hand, using the CLI will help</w:t>
      </w:r>
      <w:ins w:id="414" w:author="Madhuri K S" w:date="2020-05-21T18:54:00Z">
        <w:r w:rsidRPr="00EF2809">
          <w:rPr>
            <w:rFonts w:eastAsia="Times New Roman" w:cstheme="minorHAnsi"/>
            <w:rPrChange w:id="415" w:author="Madhuri K S" w:date="2020-05-21T18:54:00Z">
              <w:rPr>
                <w:rFonts w:ascii="Times New Roman" w:eastAsia="Times New Roman" w:hAnsi="Times New Roman" w:cs="Times New Roman"/>
                <w:sz w:val="24"/>
                <w:szCs w:val="24"/>
              </w:rPr>
            </w:rPrChange>
          </w:rPr>
          <w:t>s</w:t>
        </w:r>
      </w:ins>
      <w:del w:id="416" w:author="Madhuri K S" w:date="2020-05-21T18:54:00Z">
        <w:r w:rsidR="00173F52" w:rsidRPr="00EF2809" w:rsidDel="00EF2809">
          <w:rPr>
            <w:rFonts w:eastAsia="Times New Roman" w:cstheme="minorHAnsi"/>
            <w:rPrChange w:id="417" w:author="Madhuri K S" w:date="2020-05-21T18:54:00Z">
              <w:rPr>
                <w:rFonts w:ascii="Times New Roman" w:eastAsia="Times New Roman" w:hAnsi="Times New Roman" w:cs="Times New Roman"/>
                <w:sz w:val="24"/>
                <w:szCs w:val="24"/>
              </w:rPr>
            </w:rPrChange>
          </w:rPr>
          <w:delText xml:space="preserve"> you</w:delText>
        </w:r>
      </w:del>
      <w:r w:rsidR="00173F52" w:rsidRPr="00EF2809">
        <w:rPr>
          <w:rFonts w:eastAsia="Times New Roman" w:cstheme="minorHAnsi"/>
          <w:rPrChange w:id="418" w:author="Madhuri K S" w:date="2020-05-21T18:54:00Z">
            <w:rPr>
              <w:rFonts w:ascii="Times New Roman" w:eastAsia="Times New Roman" w:hAnsi="Times New Roman" w:cs="Times New Roman"/>
              <w:sz w:val="24"/>
              <w:szCs w:val="24"/>
            </w:rPr>
          </w:rPrChange>
        </w:rPr>
        <w:t xml:space="preserve"> to automate th</w:t>
      </w:r>
      <w:ins w:id="419" w:author="Madhuri K S" w:date="2020-05-21T18:54:00Z">
        <w:r w:rsidRPr="00EF2809">
          <w:rPr>
            <w:rFonts w:eastAsia="Times New Roman" w:cstheme="minorHAnsi"/>
            <w:rPrChange w:id="420" w:author="Madhuri K S" w:date="2020-05-21T18:54:00Z">
              <w:rPr>
                <w:rFonts w:ascii="Times New Roman" w:eastAsia="Times New Roman" w:hAnsi="Times New Roman" w:cs="Times New Roman"/>
                <w:sz w:val="24"/>
                <w:szCs w:val="24"/>
              </w:rPr>
            </w:rPrChange>
          </w:rPr>
          <w:t>e</w:t>
        </w:r>
      </w:ins>
      <w:del w:id="421" w:author="Madhuri K S" w:date="2020-05-21T18:54:00Z">
        <w:r w:rsidR="00173F52" w:rsidRPr="00EF2809" w:rsidDel="00EF2809">
          <w:rPr>
            <w:rFonts w:eastAsia="Times New Roman" w:cstheme="minorHAnsi"/>
            <w:rPrChange w:id="422" w:author="Madhuri K S" w:date="2020-05-21T18:54:00Z">
              <w:rPr>
                <w:rFonts w:ascii="Times New Roman" w:eastAsia="Times New Roman" w:hAnsi="Times New Roman" w:cs="Times New Roman"/>
                <w:sz w:val="24"/>
                <w:szCs w:val="24"/>
              </w:rPr>
            </w:rPrChange>
          </w:rPr>
          <w:delText>is</w:delText>
        </w:r>
      </w:del>
      <w:r w:rsidR="00173F52" w:rsidRPr="00EF2809">
        <w:rPr>
          <w:rFonts w:eastAsia="Times New Roman" w:cstheme="minorHAnsi"/>
          <w:rPrChange w:id="423" w:author="Madhuri K S" w:date="2020-05-21T18:54:00Z">
            <w:rPr>
              <w:rFonts w:ascii="Times New Roman" w:eastAsia="Times New Roman" w:hAnsi="Times New Roman" w:cs="Times New Roman"/>
              <w:sz w:val="24"/>
              <w:szCs w:val="24"/>
            </w:rPr>
          </w:rPrChange>
        </w:rPr>
        <w:t xml:space="preserve"> process or use tools like </w:t>
      </w:r>
      <w:del w:id="424" w:author="Madhuri K S" w:date="2020-05-21T18:54:00Z">
        <w:r w:rsidR="00490816" w:rsidRPr="00EF2809" w:rsidDel="00EF2809">
          <w:rPr>
            <w:rFonts w:eastAsia="Times New Roman" w:cstheme="minorHAnsi"/>
            <w:rPrChange w:id="425" w:author="Madhuri K S" w:date="2020-05-21T18:54:00Z">
              <w:rPr>
                <w:rFonts w:ascii="Times New Roman" w:eastAsia="Times New Roman" w:hAnsi="Times New Roman" w:cs="Times New Roman"/>
                <w:color w:val="60C322"/>
                <w:sz w:val="24"/>
                <w:szCs w:val="24"/>
                <w:u w:val="single"/>
              </w:rPr>
            </w:rPrChange>
          </w:rPr>
          <w:fldChar w:fldCharType="begin"/>
        </w:r>
        <w:r w:rsidR="00490816" w:rsidRPr="00EF2809" w:rsidDel="00EF2809">
          <w:rPr>
            <w:rFonts w:eastAsia="Times New Roman" w:cstheme="minorHAnsi"/>
            <w:rPrChange w:id="426" w:author="Madhuri K S" w:date="2020-05-21T18:54:00Z">
              <w:rPr>
                <w:rFonts w:ascii="Times New Roman" w:eastAsia="Times New Roman" w:hAnsi="Times New Roman" w:cs="Times New Roman"/>
                <w:color w:val="60C322"/>
                <w:sz w:val="24"/>
                <w:szCs w:val="24"/>
                <w:u w:val="single"/>
              </w:rPr>
            </w:rPrChange>
          </w:rPr>
          <w:delInstrText xml:space="preserve"> HYPERLINK "https://stackify.com</w:delInstrText>
        </w:r>
        <w:r w:rsidR="00490816" w:rsidRPr="00EF2809" w:rsidDel="00EF2809">
          <w:rPr>
            <w:rFonts w:eastAsia="Times New Roman" w:cstheme="minorHAnsi"/>
            <w:rPrChange w:id="427" w:author="Madhuri K S" w:date="2020-05-21T18:54:00Z">
              <w:rPr>
                <w:rFonts w:ascii="Times New Roman" w:eastAsia="Times New Roman" w:hAnsi="Times New Roman" w:cs="Times New Roman"/>
                <w:color w:val="60C322"/>
                <w:sz w:val="24"/>
                <w:szCs w:val="24"/>
                <w:u w:val="single"/>
              </w:rPr>
            </w:rPrChange>
          </w:rPr>
          <w:delInstrText xml:space="preserve">/setup-an-elasticsearch-cluster-on-azure-w-terraform/" \t "_blank" </w:delInstrText>
        </w:r>
        <w:r w:rsidR="00490816" w:rsidRPr="00EF2809" w:rsidDel="00EF2809">
          <w:rPr>
            <w:rFonts w:eastAsia="Times New Roman" w:cstheme="minorHAnsi"/>
            <w:rPrChange w:id="428" w:author="Madhuri K S" w:date="2020-05-21T18:54:00Z">
              <w:rPr>
                <w:rFonts w:ascii="Times New Roman" w:eastAsia="Times New Roman" w:hAnsi="Times New Roman" w:cs="Times New Roman"/>
                <w:color w:val="60C322"/>
                <w:sz w:val="24"/>
                <w:szCs w:val="24"/>
                <w:u w:val="single"/>
              </w:rPr>
            </w:rPrChange>
          </w:rPr>
          <w:fldChar w:fldCharType="separate"/>
        </w:r>
        <w:r w:rsidR="00173F52" w:rsidRPr="00EF2809" w:rsidDel="00EF2809">
          <w:rPr>
            <w:rFonts w:eastAsia="Times New Roman" w:cstheme="minorHAnsi"/>
            <w:rPrChange w:id="429" w:author="Madhuri K S" w:date="2020-05-21T18:54:00Z">
              <w:rPr>
                <w:rFonts w:ascii="Times New Roman" w:eastAsia="Times New Roman" w:hAnsi="Times New Roman" w:cs="Times New Roman"/>
                <w:color w:val="60C322"/>
                <w:sz w:val="24"/>
                <w:szCs w:val="24"/>
                <w:u w:val="single"/>
              </w:rPr>
            </w:rPrChange>
          </w:rPr>
          <w:delText>Terraform</w:delText>
        </w:r>
        <w:r w:rsidR="00490816" w:rsidRPr="00EF2809" w:rsidDel="00EF2809">
          <w:rPr>
            <w:rFonts w:eastAsia="Times New Roman" w:cstheme="minorHAnsi"/>
            <w:rPrChange w:id="430" w:author="Madhuri K S" w:date="2020-05-21T18:54:00Z">
              <w:rPr>
                <w:rFonts w:ascii="Times New Roman" w:eastAsia="Times New Roman" w:hAnsi="Times New Roman" w:cs="Times New Roman"/>
                <w:color w:val="60C322"/>
                <w:sz w:val="24"/>
                <w:szCs w:val="24"/>
                <w:u w:val="single"/>
              </w:rPr>
            </w:rPrChange>
          </w:rPr>
          <w:fldChar w:fldCharType="end"/>
        </w:r>
      </w:del>
      <w:ins w:id="431" w:author="Madhuri K S" w:date="2020-05-21T18:54:00Z">
        <w:r w:rsidRPr="00EF2809">
          <w:rPr>
            <w:rFonts w:eastAsia="Times New Roman" w:cstheme="minorHAnsi"/>
            <w:rPrChange w:id="432" w:author="Madhuri K S" w:date="2020-05-21T18:54:00Z">
              <w:rPr>
                <w:rFonts w:ascii="Times New Roman" w:eastAsia="Times New Roman" w:hAnsi="Times New Roman" w:cs="Times New Roman"/>
                <w:color w:val="60C322"/>
                <w:sz w:val="24"/>
                <w:szCs w:val="24"/>
                <w:u w:val="single"/>
              </w:rPr>
            </w:rPrChange>
          </w:rPr>
          <w:t>Terraform</w:t>
        </w:r>
      </w:ins>
      <w:r w:rsidR="00173F52" w:rsidRPr="00EF2809">
        <w:rPr>
          <w:rFonts w:eastAsia="Times New Roman" w:cstheme="minorHAnsi"/>
          <w:rPrChange w:id="433" w:author="Madhuri K S" w:date="2020-05-21T18:54:00Z">
            <w:rPr>
              <w:rFonts w:ascii="Times New Roman" w:eastAsia="Times New Roman" w:hAnsi="Times New Roman" w:cs="Times New Roman"/>
              <w:sz w:val="24"/>
              <w:szCs w:val="24"/>
            </w:rPr>
          </w:rPrChange>
        </w:rPr>
        <w:t>.</w:t>
      </w:r>
    </w:p>
    <w:p w:rsidR="00173F52" w:rsidRPr="00EF2809" w:rsidRDefault="00173F52" w:rsidP="00173F52">
      <w:pPr>
        <w:spacing w:after="240" w:line="240" w:lineRule="auto"/>
        <w:rPr>
          <w:rFonts w:eastAsia="Times New Roman" w:cstheme="minorHAnsi"/>
          <w:rPrChange w:id="434" w:author="Madhuri K S" w:date="2020-05-21T18:56:00Z">
            <w:rPr>
              <w:rFonts w:ascii="Times New Roman" w:eastAsia="Times New Roman" w:hAnsi="Times New Roman" w:cs="Times New Roman"/>
              <w:sz w:val="24"/>
              <w:szCs w:val="24"/>
            </w:rPr>
          </w:rPrChange>
        </w:rPr>
      </w:pPr>
      <w:r w:rsidRPr="00EF2809">
        <w:rPr>
          <w:rFonts w:eastAsia="Times New Roman" w:cstheme="minorHAnsi"/>
          <w:rPrChange w:id="435" w:author="Madhuri K S" w:date="2020-05-21T18:56:00Z">
            <w:rPr>
              <w:rFonts w:ascii="Times New Roman" w:eastAsia="Times New Roman" w:hAnsi="Times New Roman" w:cs="Times New Roman"/>
              <w:sz w:val="24"/>
              <w:szCs w:val="24"/>
            </w:rPr>
          </w:rPrChange>
        </w:rPr>
        <w:lastRenderedPageBreak/>
        <w:t>Before we start creating the cluster using the command lin</w:t>
      </w:r>
      <w:ins w:id="436" w:author="Madhuri K S" w:date="2020-05-21T18:55:00Z">
        <w:r w:rsidR="00EF2809" w:rsidRPr="00EF2809">
          <w:rPr>
            <w:rFonts w:eastAsia="Times New Roman" w:cstheme="minorHAnsi"/>
            <w:rPrChange w:id="437" w:author="Madhuri K S" w:date="2020-05-21T18:56:00Z">
              <w:rPr>
                <w:rFonts w:ascii="Times New Roman" w:eastAsia="Times New Roman" w:hAnsi="Times New Roman" w:cs="Times New Roman"/>
                <w:sz w:val="24"/>
                <w:szCs w:val="24"/>
              </w:rPr>
            </w:rPrChange>
          </w:rPr>
          <w:t xml:space="preserve">e </w:t>
        </w:r>
      </w:ins>
      <w:del w:id="438" w:author="Madhuri K S" w:date="2020-05-21T18:55:00Z">
        <w:r w:rsidRPr="00EF2809" w:rsidDel="00EF2809">
          <w:rPr>
            <w:rFonts w:eastAsia="Times New Roman" w:cstheme="minorHAnsi"/>
            <w:rPrChange w:id="439" w:author="Madhuri K S" w:date="2020-05-21T18:56:00Z">
              <w:rPr>
                <w:rFonts w:ascii="Times New Roman" w:eastAsia="Times New Roman" w:hAnsi="Times New Roman" w:cs="Times New Roman"/>
                <w:sz w:val="24"/>
                <w:szCs w:val="24"/>
              </w:rPr>
            </w:rPrChange>
          </w:rPr>
          <w:delText>e, make sure you have all of the prerequisites that I described above. Also, if you created a cluster using the portal from the previous steps,</w:delText>
        </w:r>
      </w:del>
      <w:r w:rsidRPr="00EF2809">
        <w:rPr>
          <w:rFonts w:eastAsia="Times New Roman" w:cstheme="minorHAnsi"/>
          <w:rPrChange w:id="440" w:author="Madhuri K S" w:date="2020-05-21T18:56:00Z">
            <w:rPr>
              <w:rFonts w:ascii="Times New Roman" w:eastAsia="Times New Roman" w:hAnsi="Times New Roman" w:cs="Times New Roman"/>
              <w:sz w:val="24"/>
              <w:szCs w:val="24"/>
            </w:rPr>
          </w:rPrChange>
        </w:rPr>
        <w:t xml:space="preserve"> make sure you delete</w:t>
      </w:r>
      <w:del w:id="441" w:author="Madhuri K S" w:date="2020-05-21T18:55:00Z">
        <w:r w:rsidRPr="00EF2809" w:rsidDel="00EF2809">
          <w:rPr>
            <w:rFonts w:eastAsia="Times New Roman" w:cstheme="minorHAnsi"/>
            <w:rPrChange w:id="442" w:author="Madhuri K S" w:date="2020-05-21T18:56:00Z">
              <w:rPr>
                <w:rFonts w:ascii="Times New Roman" w:eastAsia="Times New Roman" w:hAnsi="Times New Roman" w:cs="Times New Roman"/>
                <w:sz w:val="24"/>
                <w:szCs w:val="24"/>
              </w:rPr>
            </w:rPrChange>
          </w:rPr>
          <w:delText xml:space="preserve"> it</w:delText>
        </w:r>
      </w:del>
      <w:r w:rsidRPr="00EF2809">
        <w:rPr>
          <w:rFonts w:eastAsia="Times New Roman" w:cstheme="minorHAnsi"/>
          <w:rPrChange w:id="443" w:author="Madhuri K S" w:date="2020-05-21T18:56:00Z">
            <w:rPr>
              <w:rFonts w:ascii="Times New Roman" w:eastAsia="Times New Roman" w:hAnsi="Times New Roman" w:cs="Times New Roman"/>
              <w:sz w:val="24"/>
              <w:szCs w:val="24"/>
            </w:rPr>
          </w:rPrChange>
        </w:rPr>
        <w:t xml:space="preserve"> or change the names of the resources in the commands you </w:t>
      </w:r>
      <w:ins w:id="444" w:author="Madhuri K S" w:date="2020-05-21T18:55:00Z">
        <w:r w:rsidR="00EF2809" w:rsidRPr="00EF2809">
          <w:rPr>
            <w:rFonts w:eastAsia="Times New Roman" w:cstheme="minorHAnsi"/>
            <w:rPrChange w:id="445" w:author="Madhuri K S" w:date="2020-05-21T18:56:00Z">
              <w:rPr>
                <w:rFonts w:ascii="Times New Roman" w:eastAsia="Times New Roman" w:hAnsi="Times New Roman" w:cs="Times New Roman"/>
                <w:sz w:val="24"/>
                <w:szCs w:val="24"/>
              </w:rPr>
            </w:rPrChange>
          </w:rPr>
          <w:t>have used earlier.</w:t>
        </w:r>
      </w:ins>
      <w:del w:id="446" w:author="Madhuri K S" w:date="2020-05-21T18:55:00Z">
        <w:r w:rsidRPr="00EF2809" w:rsidDel="00EF2809">
          <w:rPr>
            <w:rFonts w:eastAsia="Times New Roman" w:cstheme="minorHAnsi"/>
            <w:rPrChange w:id="447" w:author="Madhuri K S" w:date="2020-05-21T18:56:00Z">
              <w:rPr>
                <w:rFonts w:ascii="Times New Roman" w:eastAsia="Times New Roman" w:hAnsi="Times New Roman" w:cs="Times New Roman"/>
                <w:sz w:val="24"/>
                <w:szCs w:val="24"/>
              </w:rPr>
            </w:rPrChange>
          </w:rPr>
          <w:delText>run.</w:delText>
        </w:r>
      </w:del>
    </w:p>
    <w:p w:rsidR="00173F52" w:rsidRPr="00EF2809" w:rsidRDefault="00173F52" w:rsidP="00173F52">
      <w:pPr>
        <w:spacing w:before="240" w:after="168" w:line="240" w:lineRule="auto"/>
        <w:outlineLvl w:val="3"/>
        <w:rPr>
          <w:rFonts w:eastAsia="Times New Roman" w:cstheme="minorHAnsi"/>
          <w:color w:val="000000"/>
          <w:sz w:val="24"/>
          <w:szCs w:val="24"/>
          <w:rPrChange w:id="448" w:author="Madhuri K S" w:date="2020-05-21T18:56:00Z">
            <w:rPr>
              <w:rFonts w:ascii="Arial" w:eastAsia="Times New Roman" w:hAnsi="Arial" w:cs="Arial"/>
              <w:color w:val="000000"/>
              <w:sz w:val="30"/>
              <w:szCs w:val="30"/>
            </w:rPr>
          </w:rPrChange>
        </w:rPr>
      </w:pPr>
      <w:del w:id="449" w:author="Madhuri K S" w:date="2020-05-21T18:56:00Z">
        <w:r w:rsidRPr="00EF2809" w:rsidDel="00EF2809">
          <w:rPr>
            <w:rFonts w:eastAsia="Times New Roman" w:cstheme="minorHAnsi"/>
            <w:color w:val="000000"/>
            <w:sz w:val="24"/>
            <w:szCs w:val="24"/>
            <w:rPrChange w:id="450" w:author="Madhuri K S" w:date="2020-05-21T18:56:00Z">
              <w:rPr>
                <w:rFonts w:ascii="Arial" w:eastAsia="Times New Roman" w:hAnsi="Arial" w:cs="Arial"/>
                <w:color w:val="000000"/>
                <w:sz w:val="30"/>
                <w:szCs w:val="30"/>
              </w:rPr>
            </w:rPrChange>
          </w:rPr>
          <w:delText xml:space="preserve">1. </w:delText>
        </w:r>
      </w:del>
      <w:r w:rsidRPr="00EF2809">
        <w:rPr>
          <w:rFonts w:eastAsia="Times New Roman" w:cstheme="minorHAnsi"/>
          <w:color w:val="000000"/>
          <w:sz w:val="24"/>
          <w:szCs w:val="24"/>
          <w:rPrChange w:id="451" w:author="Madhuri K S" w:date="2020-05-21T18:56:00Z">
            <w:rPr>
              <w:rFonts w:ascii="Arial" w:eastAsia="Times New Roman" w:hAnsi="Arial" w:cs="Arial"/>
              <w:color w:val="000000"/>
              <w:sz w:val="30"/>
              <w:szCs w:val="30"/>
            </w:rPr>
          </w:rPrChange>
        </w:rPr>
        <w:t>Create a new resource group</w:t>
      </w:r>
      <w:bookmarkStart w:id="452" w:name="_GoBack"/>
      <w:bookmarkEnd w:id="452"/>
    </w:p>
    <w:p w:rsidR="00173F52" w:rsidRPr="00EF2809" w:rsidRDefault="00173F52" w:rsidP="00173F52">
      <w:pPr>
        <w:spacing w:after="240" w:line="240" w:lineRule="auto"/>
        <w:rPr>
          <w:rFonts w:eastAsia="Times New Roman" w:cstheme="minorHAnsi"/>
          <w:rPrChange w:id="453" w:author="Madhuri K S" w:date="2020-05-21T18:56:00Z">
            <w:rPr>
              <w:rFonts w:ascii="Times New Roman" w:eastAsia="Times New Roman" w:hAnsi="Times New Roman" w:cs="Times New Roman"/>
              <w:sz w:val="24"/>
              <w:szCs w:val="24"/>
            </w:rPr>
          </w:rPrChange>
        </w:rPr>
      </w:pPr>
      <w:del w:id="454" w:author="Madhuri K S" w:date="2020-05-21T18:56:00Z">
        <w:r w:rsidRPr="00EF2809" w:rsidDel="00EF2809">
          <w:rPr>
            <w:rFonts w:eastAsia="Times New Roman" w:cstheme="minorHAnsi"/>
            <w:rPrChange w:id="455" w:author="Madhuri K S" w:date="2020-05-21T18:56:00Z">
              <w:rPr>
                <w:rFonts w:ascii="Times New Roman" w:eastAsia="Times New Roman" w:hAnsi="Times New Roman" w:cs="Times New Roman"/>
                <w:sz w:val="24"/>
                <w:szCs w:val="24"/>
              </w:rPr>
            </w:rPrChange>
          </w:rPr>
          <w:delText>As I said before, a</w:delText>
        </w:r>
      </w:del>
      <w:ins w:id="456" w:author="Madhuri K S" w:date="2020-05-21T18:56:00Z">
        <w:r w:rsidR="00EF2809" w:rsidRPr="00EF2809">
          <w:rPr>
            <w:rFonts w:eastAsia="Times New Roman" w:cstheme="minorHAnsi"/>
            <w:rPrChange w:id="457" w:author="Madhuri K S" w:date="2020-05-21T18:56:00Z">
              <w:rPr>
                <w:rFonts w:ascii="Times New Roman" w:eastAsia="Times New Roman" w:hAnsi="Times New Roman" w:cs="Times New Roman"/>
                <w:sz w:val="24"/>
                <w:szCs w:val="24"/>
              </w:rPr>
            </w:rPrChange>
          </w:rPr>
          <w:t>A</w:t>
        </w:r>
      </w:ins>
      <w:r w:rsidRPr="00EF2809">
        <w:rPr>
          <w:rFonts w:eastAsia="Times New Roman" w:cstheme="minorHAnsi"/>
          <w:rPrChange w:id="458" w:author="Madhuri K S" w:date="2020-05-21T18:56:00Z">
            <w:rPr>
              <w:rFonts w:ascii="Times New Roman" w:eastAsia="Times New Roman" w:hAnsi="Times New Roman" w:cs="Times New Roman"/>
              <w:sz w:val="24"/>
              <w:szCs w:val="24"/>
            </w:rPr>
          </w:rPrChange>
        </w:rPr>
        <w:t xml:space="preserve"> resource group is a way for Azure to keep all related resources together so that you can make templates, share permissions and policies, or clean out everything by simply deleting the resource group. So run the following command to create it:</w:t>
      </w:r>
    </w:p>
    <w:p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proofErr w:type="spellStart"/>
      <w:proofErr w:type="gramStart"/>
      <w:r w:rsidRPr="00173F52">
        <w:rPr>
          <w:rFonts w:ascii="Consolas" w:eastAsia="Times New Roman" w:hAnsi="Consolas" w:cs="Courier New"/>
          <w:color w:val="000000"/>
          <w:sz w:val="18"/>
          <w:szCs w:val="18"/>
        </w:rPr>
        <w:t>az</w:t>
      </w:r>
      <w:proofErr w:type="spellEnd"/>
      <w:proofErr w:type="gram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create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name </w:t>
      </w:r>
      <w:proofErr w:type="spellStart"/>
      <w:r w:rsidRPr="00173F52">
        <w:rPr>
          <w:rFonts w:ascii="Consolas" w:eastAsia="Times New Roman" w:hAnsi="Consolas" w:cs="Courier New"/>
          <w:color w:val="000000"/>
          <w:sz w:val="18"/>
          <w:szCs w:val="18"/>
        </w:rPr>
        <w:t>coolapp</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location </w:t>
      </w:r>
      <w:proofErr w:type="spellStart"/>
      <w:r w:rsidRPr="00173F52">
        <w:rPr>
          <w:rFonts w:ascii="Consolas" w:eastAsia="Times New Roman" w:hAnsi="Consolas" w:cs="Courier New"/>
          <w:color w:val="000000"/>
          <w:sz w:val="18"/>
          <w:szCs w:val="18"/>
        </w:rPr>
        <w:t>eastus</w:t>
      </w:r>
      <w:proofErr w:type="spellEnd"/>
    </w:p>
    <w:p w:rsidR="00173F52" w:rsidRPr="00EF2809" w:rsidRDefault="00173F52" w:rsidP="00173F52">
      <w:pPr>
        <w:spacing w:before="240" w:after="168" w:line="240" w:lineRule="auto"/>
        <w:outlineLvl w:val="3"/>
        <w:rPr>
          <w:rFonts w:eastAsia="Times New Roman" w:cstheme="minorHAnsi"/>
          <w:color w:val="000000"/>
          <w:sz w:val="24"/>
          <w:szCs w:val="24"/>
          <w:rPrChange w:id="459" w:author="Madhuri K S" w:date="2020-05-21T18:57:00Z">
            <w:rPr>
              <w:rFonts w:ascii="Arial" w:eastAsia="Times New Roman" w:hAnsi="Arial" w:cs="Arial"/>
              <w:color w:val="000000"/>
              <w:sz w:val="30"/>
              <w:szCs w:val="30"/>
            </w:rPr>
          </w:rPrChange>
        </w:rPr>
      </w:pPr>
      <w:del w:id="460" w:author="Madhuri K S" w:date="2020-05-21T18:57:00Z">
        <w:r w:rsidRPr="00EF2809" w:rsidDel="00EF2809">
          <w:rPr>
            <w:rFonts w:eastAsia="Times New Roman" w:cstheme="minorHAnsi"/>
            <w:color w:val="000000"/>
            <w:sz w:val="24"/>
            <w:szCs w:val="24"/>
            <w:rPrChange w:id="461" w:author="Madhuri K S" w:date="2020-05-21T18:57:00Z">
              <w:rPr>
                <w:rFonts w:ascii="Arial" w:eastAsia="Times New Roman" w:hAnsi="Arial" w:cs="Arial"/>
                <w:color w:val="000000"/>
                <w:sz w:val="30"/>
                <w:szCs w:val="30"/>
              </w:rPr>
            </w:rPrChange>
          </w:rPr>
          <w:delText xml:space="preserve">2. </w:delText>
        </w:r>
      </w:del>
      <w:r w:rsidRPr="00EF2809">
        <w:rPr>
          <w:rFonts w:eastAsia="Times New Roman" w:cstheme="minorHAnsi"/>
          <w:color w:val="000000"/>
          <w:sz w:val="24"/>
          <w:szCs w:val="24"/>
          <w:rPrChange w:id="462" w:author="Madhuri K S" w:date="2020-05-21T18:57:00Z">
            <w:rPr>
              <w:rFonts w:ascii="Arial" w:eastAsia="Times New Roman" w:hAnsi="Arial" w:cs="Arial"/>
              <w:color w:val="000000"/>
              <w:sz w:val="30"/>
              <w:szCs w:val="30"/>
            </w:rPr>
          </w:rPrChange>
        </w:rPr>
        <w:t>Create the AKS cluster</w:t>
      </w:r>
    </w:p>
    <w:p w:rsidR="00173F52" w:rsidRPr="00173F52" w:rsidRDefault="00173F52" w:rsidP="00173F52">
      <w:pPr>
        <w:spacing w:after="240" w:line="240" w:lineRule="auto"/>
        <w:rPr>
          <w:rFonts w:ascii="Times New Roman" w:eastAsia="Times New Roman" w:hAnsi="Times New Roman" w:cs="Times New Roman"/>
          <w:sz w:val="24"/>
          <w:szCs w:val="24"/>
        </w:rPr>
      </w:pPr>
      <w:r w:rsidRPr="00EF2809">
        <w:rPr>
          <w:rFonts w:eastAsia="Times New Roman" w:cstheme="minorHAnsi"/>
          <w:rPrChange w:id="463" w:author="Madhuri K S" w:date="2020-05-21T18:57:00Z">
            <w:rPr>
              <w:rFonts w:ascii="Times New Roman" w:eastAsia="Times New Roman" w:hAnsi="Times New Roman" w:cs="Times New Roman"/>
              <w:sz w:val="24"/>
              <w:szCs w:val="24"/>
            </w:rPr>
          </w:rPrChange>
        </w:rPr>
        <w:t>Run the following command to create the cluster</w:t>
      </w:r>
      <w:r w:rsidRPr="00173F52">
        <w:rPr>
          <w:rFonts w:ascii="Times New Roman" w:eastAsia="Times New Roman" w:hAnsi="Times New Roman" w:cs="Times New Roman"/>
          <w:sz w:val="24"/>
          <w:szCs w:val="24"/>
        </w:rPr>
        <w:t>:</w:t>
      </w:r>
    </w:p>
    <w:p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proofErr w:type="spellStart"/>
      <w:r w:rsidRPr="00173F52">
        <w:rPr>
          <w:rFonts w:ascii="Consolas" w:eastAsia="Times New Roman" w:hAnsi="Consolas" w:cs="Courier New"/>
          <w:color w:val="000000"/>
          <w:sz w:val="18"/>
          <w:szCs w:val="18"/>
        </w:rPr>
        <w:t>az</w:t>
      </w:r>
      <w:proofErr w:type="spellEnd"/>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aks</w:t>
      </w:r>
      <w:proofErr w:type="spellEnd"/>
      <w:r w:rsidRPr="00173F52">
        <w:rPr>
          <w:rFonts w:ascii="Consolas" w:eastAsia="Times New Roman" w:hAnsi="Consolas" w:cs="Courier New"/>
          <w:color w:val="000000"/>
          <w:sz w:val="18"/>
          <w:szCs w:val="18"/>
        </w:rPr>
        <w:t xml:space="preserve"> create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coolapp</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name coolk8s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node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count </w:t>
      </w:r>
      <w:r w:rsidRPr="00173F52">
        <w:rPr>
          <w:rFonts w:ascii="Consolas" w:eastAsia="Times New Roman" w:hAnsi="Consolas" w:cs="Courier New"/>
          <w:color w:val="006666"/>
          <w:sz w:val="18"/>
          <w:szCs w:val="18"/>
        </w:rPr>
        <w:t>2</w:t>
      </w:r>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node</w:t>
      </w:r>
      <w:r w:rsidRPr="00173F52">
        <w:rPr>
          <w:rFonts w:ascii="Consolas" w:eastAsia="Times New Roman" w:hAnsi="Consolas" w:cs="Courier New"/>
          <w:color w:val="666600"/>
          <w:sz w:val="18"/>
          <w:szCs w:val="18"/>
        </w:rPr>
        <w:t>-</w:t>
      </w:r>
      <w:proofErr w:type="spellStart"/>
      <w:r w:rsidRPr="00173F52">
        <w:rPr>
          <w:rFonts w:ascii="Consolas" w:eastAsia="Times New Roman" w:hAnsi="Consolas" w:cs="Courier New"/>
          <w:color w:val="000000"/>
          <w:sz w:val="18"/>
          <w:szCs w:val="18"/>
        </w:rPr>
        <w:t>vm</w:t>
      </w:r>
      <w:proofErr w:type="spellEnd"/>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size </w:t>
      </w:r>
      <w:r w:rsidRPr="00173F52">
        <w:rPr>
          <w:rFonts w:ascii="Consolas" w:eastAsia="Times New Roman" w:hAnsi="Consolas" w:cs="Courier New"/>
          <w:color w:val="660066"/>
          <w:sz w:val="18"/>
          <w:szCs w:val="18"/>
        </w:rPr>
        <w:t>Standard_A2_v2</w:t>
      </w:r>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generate</w:t>
      </w:r>
      <w:r w:rsidRPr="00173F52">
        <w:rPr>
          <w:rFonts w:ascii="Consolas" w:eastAsia="Times New Roman" w:hAnsi="Consolas" w:cs="Courier New"/>
          <w:color w:val="666600"/>
          <w:sz w:val="18"/>
          <w:szCs w:val="18"/>
        </w:rPr>
        <w:t>-</w:t>
      </w:r>
      <w:proofErr w:type="spellStart"/>
      <w:r w:rsidRPr="00173F52">
        <w:rPr>
          <w:rFonts w:ascii="Consolas" w:eastAsia="Times New Roman" w:hAnsi="Consolas" w:cs="Courier New"/>
          <w:color w:val="000000"/>
          <w:sz w:val="18"/>
          <w:szCs w:val="18"/>
        </w:rPr>
        <w:t>ssh</w:t>
      </w:r>
      <w:proofErr w:type="spellEnd"/>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keys</w:t>
      </w:r>
    </w:p>
    <w:p w:rsidR="00173F52" w:rsidRPr="00EF2809" w:rsidRDefault="00173F52" w:rsidP="00173F52">
      <w:pPr>
        <w:spacing w:after="240" w:line="240" w:lineRule="auto"/>
        <w:rPr>
          <w:rFonts w:eastAsia="Times New Roman" w:cstheme="minorHAnsi"/>
          <w:rPrChange w:id="464" w:author="Madhuri K S" w:date="2020-05-21T18:58:00Z">
            <w:rPr>
              <w:rFonts w:ascii="Times New Roman" w:eastAsia="Times New Roman" w:hAnsi="Times New Roman" w:cs="Times New Roman"/>
              <w:sz w:val="24"/>
              <w:szCs w:val="24"/>
            </w:rPr>
          </w:rPrChange>
        </w:rPr>
      </w:pPr>
      <w:del w:id="465" w:author="Madhuri K S" w:date="2020-05-21T18:57:00Z">
        <w:r w:rsidRPr="00EF2809" w:rsidDel="00EF2809">
          <w:rPr>
            <w:rFonts w:eastAsia="Times New Roman" w:cstheme="minorHAnsi"/>
            <w:rPrChange w:id="466" w:author="Madhuri K S" w:date="2020-05-21T18:58:00Z">
              <w:rPr>
                <w:rFonts w:ascii="Times New Roman" w:eastAsia="Times New Roman" w:hAnsi="Times New Roman" w:cs="Times New Roman"/>
                <w:sz w:val="24"/>
                <w:szCs w:val="24"/>
              </w:rPr>
            </w:rPrChange>
          </w:rPr>
          <w:delText>So what exactly did we just do? Let’s explore the parameters and values we entered here:</w:delText>
        </w:r>
      </w:del>
      <w:ins w:id="467" w:author="Madhuri K S" w:date="2020-05-21T18:57:00Z">
        <w:r w:rsidR="00EF2809" w:rsidRPr="00EF2809">
          <w:rPr>
            <w:rFonts w:eastAsia="Times New Roman" w:cstheme="minorHAnsi"/>
            <w:rPrChange w:id="468" w:author="Madhuri K S" w:date="2020-05-21T18:58:00Z">
              <w:rPr>
                <w:rFonts w:ascii="Times New Roman" w:eastAsia="Times New Roman" w:hAnsi="Times New Roman" w:cs="Times New Roman"/>
                <w:sz w:val="24"/>
                <w:szCs w:val="24"/>
              </w:rPr>
            </w:rPrChange>
          </w:rPr>
          <w:t xml:space="preserve">The parameters used are </w:t>
        </w:r>
      </w:ins>
      <w:ins w:id="469" w:author="Madhuri K S" w:date="2020-05-21T18:58:00Z">
        <w:r w:rsidR="00EF2809" w:rsidRPr="00EF2809">
          <w:rPr>
            <w:rFonts w:eastAsia="Times New Roman" w:cstheme="minorHAnsi"/>
            <w:rPrChange w:id="470" w:author="Madhuri K S" w:date="2020-05-21T18:58:00Z">
              <w:rPr>
                <w:rFonts w:ascii="Times New Roman" w:eastAsia="Times New Roman" w:hAnsi="Times New Roman" w:cs="Times New Roman"/>
                <w:sz w:val="24"/>
                <w:szCs w:val="24"/>
              </w:rPr>
            </w:rPrChange>
          </w:rPr>
          <w:t>explained</w:t>
        </w:r>
      </w:ins>
      <w:ins w:id="471" w:author="Madhuri K S" w:date="2020-05-21T18:57:00Z">
        <w:r w:rsidR="00EF2809" w:rsidRPr="00EF2809">
          <w:rPr>
            <w:rFonts w:eastAsia="Times New Roman" w:cstheme="minorHAnsi"/>
            <w:rPrChange w:id="472" w:author="Madhuri K S" w:date="2020-05-21T18:58:00Z">
              <w:rPr>
                <w:rFonts w:ascii="Times New Roman" w:eastAsia="Times New Roman" w:hAnsi="Times New Roman" w:cs="Times New Roman"/>
                <w:sz w:val="24"/>
                <w:szCs w:val="24"/>
              </w:rPr>
            </w:rPrChange>
          </w:rPr>
          <w:t xml:space="preserve"> </w:t>
        </w:r>
      </w:ins>
      <w:ins w:id="473" w:author="Madhuri K S" w:date="2020-05-21T18:58:00Z">
        <w:r w:rsidR="00EF2809" w:rsidRPr="00EF2809">
          <w:rPr>
            <w:rFonts w:eastAsia="Times New Roman" w:cstheme="minorHAnsi"/>
            <w:rPrChange w:id="474" w:author="Madhuri K S" w:date="2020-05-21T18:58:00Z">
              <w:rPr>
                <w:rFonts w:ascii="Times New Roman" w:eastAsia="Times New Roman" w:hAnsi="Times New Roman" w:cs="Times New Roman"/>
                <w:sz w:val="24"/>
                <w:szCs w:val="24"/>
              </w:rPr>
            </w:rPrChange>
          </w:rPr>
          <w:t>below:</w:t>
        </w:r>
      </w:ins>
    </w:p>
    <w:p w:rsidR="00173F52" w:rsidRPr="00EF2809" w:rsidRDefault="00173F52" w:rsidP="00173F52">
      <w:pPr>
        <w:numPr>
          <w:ilvl w:val="0"/>
          <w:numId w:val="2"/>
        </w:numPr>
        <w:spacing w:before="100" w:beforeAutospacing="1" w:after="100" w:afterAutospacing="1" w:line="240" w:lineRule="auto"/>
        <w:ind w:left="397"/>
        <w:rPr>
          <w:rFonts w:eastAsia="Times New Roman" w:cstheme="minorHAnsi"/>
          <w:rPrChange w:id="475" w:author="Madhuri K S" w:date="2020-05-21T18:58:00Z">
            <w:rPr>
              <w:rFonts w:ascii="Arial" w:eastAsia="Times New Roman" w:hAnsi="Arial" w:cs="Arial"/>
              <w:sz w:val="24"/>
              <w:szCs w:val="24"/>
            </w:rPr>
          </w:rPrChange>
        </w:rPr>
      </w:pPr>
      <w:r w:rsidRPr="00EF2809">
        <w:rPr>
          <w:rFonts w:eastAsia="Times New Roman" w:cstheme="minorHAnsi"/>
          <w:b/>
          <w:bCs/>
          <w:rPrChange w:id="476" w:author="Madhuri K S" w:date="2020-05-21T18:58:00Z">
            <w:rPr>
              <w:rFonts w:ascii="Arial" w:eastAsia="Times New Roman" w:hAnsi="Arial" w:cs="Arial"/>
              <w:b/>
              <w:bCs/>
              <w:sz w:val="24"/>
              <w:szCs w:val="24"/>
            </w:rPr>
          </w:rPrChange>
        </w:rPr>
        <w:t>–resource-group</w:t>
      </w:r>
      <w:r w:rsidRPr="00EF2809">
        <w:rPr>
          <w:rFonts w:eastAsia="Times New Roman" w:cstheme="minorHAnsi"/>
          <w:rPrChange w:id="477" w:author="Madhuri K S" w:date="2020-05-21T18:58:00Z">
            <w:rPr>
              <w:rFonts w:ascii="Arial" w:eastAsia="Times New Roman" w:hAnsi="Arial" w:cs="Arial"/>
              <w:sz w:val="24"/>
              <w:szCs w:val="24"/>
            </w:rPr>
          </w:rPrChange>
        </w:rPr>
        <w:t> is the name of the resource group we just created</w:t>
      </w:r>
      <w:del w:id="478" w:author="Madhuri K S" w:date="2020-05-21T18:58:00Z">
        <w:r w:rsidRPr="00EF2809" w:rsidDel="00EF2809">
          <w:rPr>
            <w:rFonts w:eastAsia="Times New Roman" w:cstheme="minorHAnsi"/>
            <w:rPrChange w:id="479" w:author="Madhuri K S" w:date="2020-05-21T18:58:00Z">
              <w:rPr>
                <w:rFonts w:ascii="Arial" w:eastAsia="Times New Roman" w:hAnsi="Arial" w:cs="Arial"/>
                <w:sz w:val="24"/>
                <w:szCs w:val="24"/>
              </w:rPr>
            </w:rPrChange>
          </w:rPr>
          <w:delText>.</w:delText>
        </w:r>
      </w:del>
    </w:p>
    <w:p w:rsidR="00173F52" w:rsidRPr="00EF2809" w:rsidRDefault="00173F52" w:rsidP="00173F52">
      <w:pPr>
        <w:numPr>
          <w:ilvl w:val="0"/>
          <w:numId w:val="2"/>
        </w:numPr>
        <w:spacing w:before="100" w:beforeAutospacing="1" w:after="100" w:afterAutospacing="1" w:line="240" w:lineRule="auto"/>
        <w:ind w:left="397"/>
        <w:rPr>
          <w:rFonts w:eastAsia="Times New Roman" w:cstheme="minorHAnsi"/>
          <w:rPrChange w:id="480" w:author="Madhuri K S" w:date="2020-05-21T18:58:00Z">
            <w:rPr>
              <w:rFonts w:ascii="Arial" w:eastAsia="Times New Roman" w:hAnsi="Arial" w:cs="Arial"/>
              <w:sz w:val="24"/>
              <w:szCs w:val="24"/>
            </w:rPr>
          </w:rPrChange>
        </w:rPr>
      </w:pPr>
      <w:r w:rsidRPr="00EF2809">
        <w:rPr>
          <w:rFonts w:eastAsia="Times New Roman" w:cstheme="minorHAnsi"/>
          <w:b/>
          <w:bCs/>
          <w:rPrChange w:id="481" w:author="Madhuri K S" w:date="2020-05-21T18:58:00Z">
            <w:rPr>
              <w:rFonts w:ascii="Arial" w:eastAsia="Times New Roman" w:hAnsi="Arial" w:cs="Arial"/>
              <w:b/>
              <w:bCs/>
              <w:sz w:val="24"/>
              <w:szCs w:val="24"/>
            </w:rPr>
          </w:rPrChange>
        </w:rPr>
        <w:t>–name</w:t>
      </w:r>
      <w:r w:rsidRPr="00EF2809">
        <w:rPr>
          <w:rFonts w:eastAsia="Times New Roman" w:cstheme="minorHAnsi"/>
          <w:rPrChange w:id="482" w:author="Madhuri K S" w:date="2020-05-21T18:58:00Z">
            <w:rPr>
              <w:rFonts w:ascii="Arial" w:eastAsia="Times New Roman" w:hAnsi="Arial" w:cs="Arial"/>
              <w:sz w:val="24"/>
              <w:szCs w:val="24"/>
            </w:rPr>
          </w:rPrChange>
        </w:rPr>
        <w:t> is the name of the cluster to identify it</w:t>
      </w:r>
      <w:del w:id="483" w:author="Madhuri K S" w:date="2020-05-21T18:58:00Z">
        <w:r w:rsidRPr="00EF2809" w:rsidDel="00EF2809">
          <w:rPr>
            <w:rFonts w:eastAsia="Times New Roman" w:cstheme="minorHAnsi"/>
            <w:rPrChange w:id="484" w:author="Madhuri K S" w:date="2020-05-21T18:58:00Z">
              <w:rPr>
                <w:rFonts w:ascii="Arial" w:eastAsia="Times New Roman" w:hAnsi="Arial" w:cs="Arial"/>
                <w:sz w:val="24"/>
                <w:szCs w:val="24"/>
              </w:rPr>
            </w:rPrChange>
          </w:rPr>
          <w:delText>.</w:delText>
        </w:r>
      </w:del>
    </w:p>
    <w:p w:rsidR="00173F52" w:rsidRPr="00EF2809" w:rsidRDefault="00173F52" w:rsidP="00173F52">
      <w:pPr>
        <w:numPr>
          <w:ilvl w:val="0"/>
          <w:numId w:val="2"/>
        </w:numPr>
        <w:spacing w:before="100" w:beforeAutospacing="1" w:after="100" w:afterAutospacing="1" w:line="240" w:lineRule="auto"/>
        <w:ind w:left="397"/>
        <w:rPr>
          <w:rFonts w:eastAsia="Times New Roman" w:cstheme="minorHAnsi"/>
          <w:rPrChange w:id="485" w:author="Madhuri K S" w:date="2020-05-21T18:58:00Z">
            <w:rPr>
              <w:rFonts w:ascii="Arial" w:eastAsia="Times New Roman" w:hAnsi="Arial" w:cs="Arial"/>
              <w:sz w:val="24"/>
              <w:szCs w:val="24"/>
            </w:rPr>
          </w:rPrChange>
        </w:rPr>
      </w:pPr>
      <w:r w:rsidRPr="00EF2809">
        <w:rPr>
          <w:rFonts w:eastAsia="Times New Roman" w:cstheme="minorHAnsi"/>
          <w:b/>
          <w:bCs/>
          <w:rPrChange w:id="486" w:author="Madhuri K S" w:date="2020-05-21T18:58:00Z">
            <w:rPr>
              <w:rFonts w:ascii="Arial" w:eastAsia="Times New Roman" w:hAnsi="Arial" w:cs="Arial"/>
              <w:b/>
              <w:bCs/>
              <w:sz w:val="24"/>
              <w:szCs w:val="24"/>
            </w:rPr>
          </w:rPrChange>
        </w:rPr>
        <w:t>–node-count</w:t>
      </w:r>
      <w:r w:rsidRPr="00EF2809">
        <w:rPr>
          <w:rFonts w:eastAsia="Times New Roman" w:cstheme="minorHAnsi"/>
          <w:rPrChange w:id="487" w:author="Madhuri K S" w:date="2020-05-21T18:58:00Z">
            <w:rPr>
              <w:rFonts w:ascii="Arial" w:eastAsia="Times New Roman" w:hAnsi="Arial" w:cs="Arial"/>
              <w:sz w:val="24"/>
              <w:szCs w:val="24"/>
            </w:rPr>
          </w:rPrChange>
        </w:rPr>
        <w:t> is the number of nodes we want for our cluster</w:t>
      </w:r>
      <w:del w:id="488" w:author="Madhuri K S" w:date="2020-05-21T18:58:00Z">
        <w:r w:rsidRPr="00EF2809" w:rsidDel="00EF2809">
          <w:rPr>
            <w:rFonts w:eastAsia="Times New Roman" w:cstheme="minorHAnsi"/>
            <w:rPrChange w:id="489" w:author="Madhuri K S" w:date="2020-05-21T18:58:00Z">
              <w:rPr>
                <w:rFonts w:ascii="Arial" w:eastAsia="Times New Roman" w:hAnsi="Arial" w:cs="Arial"/>
                <w:sz w:val="24"/>
                <w:szCs w:val="24"/>
              </w:rPr>
            </w:rPrChange>
          </w:rPr>
          <w:delText>.</w:delText>
        </w:r>
      </w:del>
    </w:p>
    <w:p w:rsidR="00173F52" w:rsidRPr="00EF2809" w:rsidRDefault="00173F52" w:rsidP="00173F52">
      <w:pPr>
        <w:numPr>
          <w:ilvl w:val="0"/>
          <w:numId w:val="2"/>
        </w:numPr>
        <w:spacing w:before="100" w:beforeAutospacing="1" w:after="100" w:afterAutospacing="1" w:line="240" w:lineRule="auto"/>
        <w:ind w:left="397"/>
        <w:rPr>
          <w:rFonts w:eastAsia="Times New Roman" w:cstheme="minorHAnsi"/>
          <w:rPrChange w:id="490" w:author="Madhuri K S" w:date="2020-05-21T18:58:00Z">
            <w:rPr>
              <w:rFonts w:ascii="Arial" w:eastAsia="Times New Roman" w:hAnsi="Arial" w:cs="Arial"/>
              <w:sz w:val="24"/>
              <w:szCs w:val="24"/>
            </w:rPr>
          </w:rPrChange>
        </w:rPr>
      </w:pPr>
      <w:r w:rsidRPr="00EF2809">
        <w:rPr>
          <w:rFonts w:eastAsia="Times New Roman" w:cstheme="minorHAnsi"/>
          <w:b/>
          <w:bCs/>
          <w:rPrChange w:id="491" w:author="Madhuri K S" w:date="2020-05-21T18:58:00Z">
            <w:rPr>
              <w:rFonts w:ascii="Arial" w:eastAsia="Times New Roman" w:hAnsi="Arial" w:cs="Arial"/>
              <w:b/>
              <w:bCs/>
              <w:sz w:val="24"/>
              <w:szCs w:val="24"/>
            </w:rPr>
          </w:rPrChange>
        </w:rPr>
        <w:t>–</w:t>
      </w:r>
      <w:proofErr w:type="gramStart"/>
      <w:r w:rsidRPr="00EF2809">
        <w:rPr>
          <w:rFonts w:eastAsia="Times New Roman" w:cstheme="minorHAnsi"/>
          <w:b/>
          <w:bCs/>
          <w:rPrChange w:id="492" w:author="Madhuri K S" w:date="2020-05-21T18:58:00Z">
            <w:rPr>
              <w:rFonts w:ascii="Arial" w:eastAsia="Times New Roman" w:hAnsi="Arial" w:cs="Arial"/>
              <w:b/>
              <w:bCs/>
              <w:sz w:val="24"/>
              <w:szCs w:val="24"/>
            </w:rPr>
          </w:rPrChange>
        </w:rPr>
        <w:t>node-</w:t>
      </w:r>
      <w:proofErr w:type="spellStart"/>
      <w:proofErr w:type="gramEnd"/>
      <w:r w:rsidRPr="00EF2809">
        <w:rPr>
          <w:rFonts w:eastAsia="Times New Roman" w:cstheme="minorHAnsi"/>
          <w:b/>
          <w:bCs/>
          <w:rPrChange w:id="493" w:author="Madhuri K S" w:date="2020-05-21T18:58:00Z">
            <w:rPr>
              <w:rFonts w:ascii="Arial" w:eastAsia="Times New Roman" w:hAnsi="Arial" w:cs="Arial"/>
              <w:b/>
              <w:bCs/>
              <w:sz w:val="24"/>
              <w:szCs w:val="24"/>
            </w:rPr>
          </w:rPrChange>
        </w:rPr>
        <w:t>vm</w:t>
      </w:r>
      <w:proofErr w:type="spellEnd"/>
      <w:r w:rsidRPr="00EF2809">
        <w:rPr>
          <w:rFonts w:eastAsia="Times New Roman" w:cstheme="minorHAnsi"/>
          <w:b/>
          <w:bCs/>
          <w:rPrChange w:id="494" w:author="Madhuri K S" w:date="2020-05-21T18:58:00Z">
            <w:rPr>
              <w:rFonts w:ascii="Arial" w:eastAsia="Times New Roman" w:hAnsi="Arial" w:cs="Arial"/>
              <w:b/>
              <w:bCs/>
              <w:sz w:val="24"/>
              <w:szCs w:val="24"/>
            </w:rPr>
          </w:rPrChange>
        </w:rPr>
        <w:t>-size</w:t>
      </w:r>
      <w:r w:rsidRPr="00EF2809">
        <w:rPr>
          <w:rFonts w:eastAsia="Times New Roman" w:cstheme="minorHAnsi"/>
          <w:rPrChange w:id="495" w:author="Madhuri K S" w:date="2020-05-21T18:58:00Z">
            <w:rPr>
              <w:rFonts w:ascii="Arial" w:eastAsia="Times New Roman" w:hAnsi="Arial" w:cs="Arial"/>
              <w:sz w:val="24"/>
              <w:szCs w:val="24"/>
            </w:rPr>
          </w:rPrChange>
        </w:rPr>
        <w:t> is the name of the instance type we choose</w:t>
      </w:r>
      <w:del w:id="496" w:author="Madhuri K S" w:date="2020-05-21T18:58:00Z">
        <w:r w:rsidRPr="00EF2809" w:rsidDel="00EF2809">
          <w:rPr>
            <w:rFonts w:eastAsia="Times New Roman" w:cstheme="minorHAnsi"/>
            <w:rPrChange w:id="497" w:author="Madhuri K S" w:date="2020-05-21T18:58:00Z">
              <w:rPr>
                <w:rFonts w:ascii="Arial" w:eastAsia="Times New Roman" w:hAnsi="Arial" w:cs="Arial"/>
                <w:sz w:val="24"/>
                <w:szCs w:val="24"/>
              </w:rPr>
            </w:rPrChange>
          </w:rPr>
          <w:delText>. It’s better to be specific here to avoid potential problems with the limitations of our subscription.</w:delText>
        </w:r>
      </w:del>
    </w:p>
    <w:p w:rsidR="00173F52" w:rsidRPr="00EF2809" w:rsidRDefault="00173F52" w:rsidP="00173F52">
      <w:pPr>
        <w:numPr>
          <w:ilvl w:val="0"/>
          <w:numId w:val="2"/>
        </w:numPr>
        <w:spacing w:before="100" w:beforeAutospacing="1" w:after="100" w:afterAutospacing="1" w:line="240" w:lineRule="auto"/>
        <w:ind w:left="397"/>
        <w:rPr>
          <w:rFonts w:eastAsia="Times New Roman" w:cstheme="minorHAnsi"/>
          <w:rPrChange w:id="498" w:author="Madhuri K S" w:date="2020-05-21T18:58:00Z">
            <w:rPr>
              <w:rFonts w:ascii="Arial" w:eastAsia="Times New Roman" w:hAnsi="Arial" w:cs="Arial"/>
              <w:sz w:val="24"/>
              <w:szCs w:val="24"/>
            </w:rPr>
          </w:rPrChange>
        </w:rPr>
      </w:pPr>
      <w:r w:rsidRPr="00EF2809">
        <w:rPr>
          <w:rFonts w:eastAsia="Times New Roman" w:cstheme="minorHAnsi"/>
          <w:b/>
          <w:bCs/>
          <w:rPrChange w:id="499" w:author="Madhuri K S" w:date="2020-05-21T18:58:00Z">
            <w:rPr>
              <w:rFonts w:ascii="Arial" w:eastAsia="Times New Roman" w:hAnsi="Arial" w:cs="Arial"/>
              <w:b/>
              <w:bCs/>
              <w:sz w:val="24"/>
              <w:szCs w:val="24"/>
            </w:rPr>
          </w:rPrChange>
        </w:rPr>
        <w:t>–</w:t>
      </w:r>
      <w:proofErr w:type="gramStart"/>
      <w:r w:rsidRPr="00EF2809">
        <w:rPr>
          <w:rFonts w:eastAsia="Times New Roman" w:cstheme="minorHAnsi"/>
          <w:b/>
          <w:bCs/>
          <w:rPrChange w:id="500" w:author="Madhuri K S" w:date="2020-05-21T18:58:00Z">
            <w:rPr>
              <w:rFonts w:ascii="Arial" w:eastAsia="Times New Roman" w:hAnsi="Arial" w:cs="Arial"/>
              <w:b/>
              <w:bCs/>
              <w:sz w:val="24"/>
              <w:szCs w:val="24"/>
            </w:rPr>
          </w:rPrChange>
        </w:rPr>
        <w:t>generate-</w:t>
      </w:r>
      <w:proofErr w:type="spellStart"/>
      <w:proofErr w:type="gramEnd"/>
      <w:r w:rsidRPr="00EF2809">
        <w:rPr>
          <w:rFonts w:eastAsia="Times New Roman" w:cstheme="minorHAnsi"/>
          <w:b/>
          <w:bCs/>
          <w:rPrChange w:id="501" w:author="Madhuri K S" w:date="2020-05-21T18:58:00Z">
            <w:rPr>
              <w:rFonts w:ascii="Arial" w:eastAsia="Times New Roman" w:hAnsi="Arial" w:cs="Arial"/>
              <w:b/>
              <w:bCs/>
              <w:sz w:val="24"/>
              <w:szCs w:val="24"/>
            </w:rPr>
          </w:rPrChange>
        </w:rPr>
        <w:t>ssh</w:t>
      </w:r>
      <w:proofErr w:type="spellEnd"/>
      <w:r w:rsidRPr="00EF2809">
        <w:rPr>
          <w:rFonts w:eastAsia="Times New Roman" w:cstheme="minorHAnsi"/>
          <w:b/>
          <w:bCs/>
          <w:rPrChange w:id="502" w:author="Madhuri K S" w:date="2020-05-21T18:58:00Z">
            <w:rPr>
              <w:rFonts w:ascii="Arial" w:eastAsia="Times New Roman" w:hAnsi="Arial" w:cs="Arial"/>
              <w:b/>
              <w:bCs/>
              <w:sz w:val="24"/>
              <w:szCs w:val="24"/>
            </w:rPr>
          </w:rPrChange>
        </w:rPr>
        <w:t>-keys</w:t>
      </w:r>
      <w:r w:rsidRPr="00EF2809">
        <w:rPr>
          <w:rFonts w:eastAsia="Times New Roman" w:cstheme="minorHAnsi"/>
          <w:rPrChange w:id="503" w:author="Madhuri K S" w:date="2020-05-21T18:58:00Z">
            <w:rPr>
              <w:rFonts w:ascii="Arial" w:eastAsia="Times New Roman" w:hAnsi="Arial" w:cs="Arial"/>
              <w:sz w:val="24"/>
              <w:szCs w:val="24"/>
            </w:rPr>
          </w:rPrChange>
        </w:rPr>
        <w:t> will generate SSH keys on your local machine so it’s easier for you to connect to any node if need be</w:t>
      </w:r>
      <w:del w:id="504" w:author="Madhuri K S" w:date="2020-05-21T18:58:00Z">
        <w:r w:rsidRPr="00EF2809" w:rsidDel="00EF2809">
          <w:rPr>
            <w:rFonts w:eastAsia="Times New Roman" w:cstheme="minorHAnsi"/>
            <w:rPrChange w:id="505" w:author="Madhuri K S" w:date="2020-05-21T18:58:00Z">
              <w:rPr>
                <w:rFonts w:ascii="Arial" w:eastAsia="Times New Roman" w:hAnsi="Arial" w:cs="Arial"/>
                <w:sz w:val="24"/>
                <w:szCs w:val="24"/>
              </w:rPr>
            </w:rPrChange>
          </w:rPr>
          <w:delText>.</w:delText>
        </w:r>
      </w:del>
    </w:p>
    <w:p w:rsidR="00173F52" w:rsidRPr="00EF2809" w:rsidDel="00EF2809" w:rsidRDefault="00173F52" w:rsidP="00173F52">
      <w:pPr>
        <w:spacing w:after="240" w:line="240" w:lineRule="auto"/>
        <w:rPr>
          <w:del w:id="506" w:author="Madhuri K S" w:date="2020-05-21T18:59:00Z"/>
          <w:rFonts w:eastAsia="Times New Roman" w:cstheme="minorHAnsi"/>
          <w:rPrChange w:id="507" w:author="Madhuri K S" w:date="2020-05-21T19:00:00Z">
            <w:rPr>
              <w:del w:id="508" w:author="Madhuri K S" w:date="2020-05-21T18:59:00Z"/>
              <w:rFonts w:ascii="Times New Roman" w:eastAsia="Times New Roman" w:hAnsi="Times New Roman" w:cs="Times New Roman"/>
              <w:sz w:val="24"/>
              <w:szCs w:val="24"/>
            </w:rPr>
          </w:rPrChange>
        </w:rPr>
      </w:pPr>
      <w:r w:rsidRPr="00EF2809">
        <w:rPr>
          <w:rFonts w:eastAsia="Times New Roman" w:cstheme="minorHAnsi"/>
          <w:rPrChange w:id="509" w:author="Madhuri K S" w:date="2020-05-21T19:00:00Z">
            <w:rPr>
              <w:rFonts w:ascii="Times New Roman" w:eastAsia="Times New Roman" w:hAnsi="Times New Roman" w:cs="Times New Roman"/>
              <w:sz w:val="24"/>
              <w:szCs w:val="24"/>
            </w:rPr>
          </w:rPrChange>
        </w:rPr>
        <w:t>Specifying only those arguments means that Azure will use the default values for things like networking or monitoring</w:t>
      </w:r>
      <w:del w:id="510" w:author="Madhuri K S" w:date="2020-05-21T18:59:00Z">
        <w:r w:rsidRPr="00EF2809" w:rsidDel="00EF2809">
          <w:rPr>
            <w:rFonts w:eastAsia="Times New Roman" w:cstheme="minorHAnsi"/>
            <w:rPrChange w:id="511" w:author="Madhuri K S" w:date="2020-05-21T19:00:00Z">
              <w:rPr>
                <w:rFonts w:ascii="Times New Roman" w:eastAsia="Times New Roman" w:hAnsi="Times New Roman" w:cs="Times New Roman"/>
                <w:sz w:val="24"/>
                <w:szCs w:val="24"/>
              </w:rPr>
            </w:rPrChange>
          </w:rPr>
          <w:delText xml:space="preserve"> that we saw when creating the cluster in the portal</w:delText>
        </w:r>
      </w:del>
      <w:ins w:id="512" w:author="Madhuri K S" w:date="2020-05-21T18:59:00Z">
        <w:r w:rsidR="00EF2809" w:rsidRPr="00EF2809">
          <w:rPr>
            <w:rFonts w:eastAsia="Times New Roman" w:cstheme="minorHAnsi"/>
            <w:rPrChange w:id="513" w:author="Madhuri K S" w:date="2020-05-21T19:00:00Z">
              <w:rPr>
                <w:rFonts w:ascii="Times New Roman" w:eastAsia="Times New Roman" w:hAnsi="Times New Roman" w:cs="Times New Roman"/>
                <w:sz w:val="24"/>
                <w:szCs w:val="24"/>
              </w:rPr>
            </w:rPrChange>
          </w:rPr>
          <w:t xml:space="preserve">. </w:t>
        </w:r>
      </w:ins>
      <w:del w:id="514" w:author="Madhuri K S" w:date="2020-05-21T18:59:00Z">
        <w:r w:rsidRPr="00EF2809" w:rsidDel="00EF2809">
          <w:rPr>
            <w:rFonts w:eastAsia="Times New Roman" w:cstheme="minorHAnsi"/>
            <w:rPrChange w:id="515" w:author="Madhuri K S" w:date="2020-05-21T19:00:00Z">
              <w:rPr>
                <w:rFonts w:ascii="Times New Roman" w:eastAsia="Times New Roman" w:hAnsi="Times New Roman" w:cs="Times New Roman"/>
                <w:sz w:val="24"/>
                <w:szCs w:val="24"/>
              </w:rPr>
            </w:rPrChange>
          </w:rPr>
          <w:delText>. Let’s keep it simple for now, but in case you want to explore the other arguments, you can take a look at the </w:delText>
        </w:r>
        <w:r w:rsidR="00490816" w:rsidRPr="00EF2809" w:rsidDel="00EF2809">
          <w:rPr>
            <w:rFonts w:eastAsia="Times New Roman" w:cstheme="minorHAnsi"/>
            <w:color w:val="60C322"/>
            <w:u w:val="single"/>
            <w:rPrChange w:id="516" w:author="Madhuri K S" w:date="2020-05-21T19:00:00Z">
              <w:rPr>
                <w:rFonts w:ascii="Times New Roman" w:eastAsia="Times New Roman" w:hAnsi="Times New Roman" w:cs="Times New Roman"/>
                <w:color w:val="60C322"/>
                <w:sz w:val="24"/>
                <w:szCs w:val="24"/>
                <w:u w:val="single"/>
              </w:rPr>
            </w:rPrChange>
          </w:rPr>
          <w:fldChar w:fldCharType="begin"/>
        </w:r>
        <w:r w:rsidR="00490816" w:rsidRPr="00EF2809" w:rsidDel="00EF2809">
          <w:rPr>
            <w:rFonts w:eastAsia="Times New Roman" w:cstheme="minorHAnsi"/>
            <w:color w:val="60C322"/>
            <w:u w:val="single"/>
            <w:rPrChange w:id="517" w:author="Madhuri K S" w:date="2020-05-21T19:00:00Z">
              <w:rPr>
                <w:rFonts w:ascii="Times New Roman" w:eastAsia="Times New Roman" w:hAnsi="Times New Roman" w:cs="Times New Roman"/>
                <w:color w:val="60C322"/>
                <w:sz w:val="24"/>
                <w:szCs w:val="24"/>
                <w:u w:val="single"/>
              </w:rPr>
            </w:rPrChange>
          </w:rPr>
          <w:delInstrText xml:space="preserve"> HYPERLINK "https://docs.microsoft.com/en-us/cli/azure/</w:delInstrText>
        </w:r>
        <w:r w:rsidR="00490816" w:rsidRPr="00EF2809" w:rsidDel="00EF2809">
          <w:rPr>
            <w:rFonts w:eastAsia="Times New Roman" w:cstheme="minorHAnsi"/>
            <w:color w:val="60C322"/>
            <w:u w:val="single"/>
            <w:rPrChange w:id="518" w:author="Madhuri K S" w:date="2020-05-21T19:00:00Z">
              <w:rPr>
                <w:rFonts w:ascii="Times New Roman" w:eastAsia="Times New Roman" w:hAnsi="Times New Roman" w:cs="Times New Roman"/>
                <w:color w:val="60C322"/>
                <w:sz w:val="24"/>
                <w:szCs w:val="24"/>
                <w:u w:val="single"/>
              </w:rPr>
            </w:rPrChange>
          </w:rPr>
          <w:delInstrText xml:space="preserve">aks?view=azure-cli-latest" \l "az-aks-create" \t "_blank" </w:delInstrText>
        </w:r>
        <w:r w:rsidR="00490816" w:rsidRPr="00EF2809" w:rsidDel="00EF2809">
          <w:rPr>
            <w:rFonts w:eastAsia="Times New Roman" w:cstheme="minorHAnsi"/>
            <w:color w:val="60C322"/>
            <w:u w:val="single"/>
            <w:rPrChange w:id="519" w:author="Madhuri K S" w:date="2020-05-21T19:00:00Z">
              <w:rPr>
                <w:rFonts w:ascii="Times New Roman" w:eastAsia="Times New Roman" w:hAnsi="Times New Roman" w:cs="Times New Roman"/>
                <w:color w:val="60C322"/>
                <w:sz w:val="24"/>
                <w:szCs w:val="24"/>
                <w:u w:val="single"/>
              </w:rPr>
            </w:rPrChange>
          </w:rPr>
          <w:fldChar w:fldCharType="separate"/>
        </w:r>
        <w:r w:rsidRPr="00EF2809" w:rsidDel="00EF2809">
          <w:rPr>
            <w:rFonts w:eastAsia="Times New Roman" w:cstheme="minorHAnsi"/>
            <w:color w:val="60C322"/>
            <w:u w:val="single"/>
            <w:rPrChange w:id="520" w:author="Madhuri K S" w:date="2020-05-21T19:00:00Z">
              <w:rPr>
                <w:rFonts w:ascii="Times New Roman" w:eastAsia="Times New Roman" w:hAnsi="Times New Roman" w:cs="Times New Roman"/>
                <w:color w:val="60C322"/>
                <w:sz w:val="24"/>
                <w:szCs w:val="24"/>
                <w:u w:val="single"/>
              </w:rPr>
            </w:rPrChange>
          </w:rPr>
          <w:delText>docs</w:delText>
        </w:r>
        <w:r w:rsidR="00490816" w:rsidRPr="00EF2809" w:rsidDel="00EF2809">
          <w:rPr>
            <w:rFonts w:eastAsia="Times New Roman" w:cstheme="minorHAnsi"/>
            <w:color w:val="60C322"/>
            <w:u w:val="single"/>
            <w:rPrChange w:id="521" w:author="Madhuri K S" w:date="2020-05-21T19:00:00Z">
              <w:rPr>
                <w:rFonts w:ascii="Times New Roman" w:eastAsia="Times New Roman" w:hAnsi="Times New Roman" w:cs="Times New Roman"/>
                <w:color w:val="60C322"/>
                <w:sz w:val="24"/>
                <w:szCs w:val="24"/>
                <w:u w:val="single"/>
              </w:rPr>
            </w:rPrChange>
          </w:rPr>
          <w:fldChar w:fldCharType="end"/>
        </w:r>
        <w:r w:rsidRPr="00EF2809" w:rsidDel="00EF2809">
          <w:rPr>
            <w:rFonts w:eastAsia="Times New Roman" w:cstheme="minorHAnsi"/>
            <w:rPrChange w:id="522" w:author="Madhuri K S" w:date="2020-05-21T19:00:00Z">
              <w:rPr>
                <w:rFonts w:ascii="Times New Roman" w:eastAsia="Times New Roman" w:hAnsi="Times New Roman" w:cs="Times New Roman"/>
                <w:sz w:val="24"/>
                <w:szCs w:val="24"/>
              </w:rPr>
            </w:rPrChange>
          </w:rPr>
          <w:delText>.</w:delText>
        </w:r>
      </w:del>
    </w:p>
    <w:p w:rsidR="00173F52" w:rsidRPr="00EF2809" w:rsidRDefault="00EF2809" w:rsidP="00173F52">
      <w:pPr>
        <w:spacing w:after="240" w:line="240" w:lineRule="auto"/>
        <w:rPr>
          <w:rFonts w:eastAsia="Times New Roman" w:cstheme="minorHAnsi"/>
          <w:rPrChange w:id="523" w:author="Madhuri K S" w:date="2020-05-21T19:00:00Z">
            <w:rPr>
              <w:rFonts w:ascii="Times New Roman" w:eastAsia="Times New Roman" w:hAnsi="Times New Roman" w:cs="Times New Roman"/>
              <w:sz w:val="24"/>
              <w:szCs w:val="24"/>
            </w:rPr>
          </w:rPrChange>
        </w:rPr>
      </w:pPr>
      <w:ins w:id="524" w:author="Madhuri K S" w:date="2020-05-21T18:59:00Z">
        <w:r w:rsidRPr="00EF2809">
          <w:rPr>
            <w:rFonts w:eastAsia="Times New Roman" w:cstheme="minorHAnsi"/>
            <w:rPrChange w:id="525" w:author="Madhuri K S" w:date="2020-05-21T19:00:00Z">
              <w:rPr>
                <w:rFonts w:ascii="Times New Roman" w:eastAsia="Times New Roman" w:hAnsi="Times New Roman" w:cs="Times New Roman"/>
                <w:sz w:val="24"/>
                <w:szCs w:val="24"/>
              </w:rPr>
            </w:rPrChange>
          </w:rPr>
          <w:t xml:space="preserve">Finally </w:t>
        </w:r>
      </w:ins>
      <w:del w:id="526" w:author="Madhuri K S" w:date="2020-05-21T18:59:00Z">
        <w:r w:rsidR="00173F52" w:rsidRPr="00EF2809" w:rsidDel="00EF2809">
          <w:rPr>
            <w:rFonts w:eastAsia="Times New Roman" w:cstheme="minorHAnsi"/>
            <w:rPrChange w:id="527" w:author="Madhuri K S" w:date="2020-05-21T19:00:00Z">
              <w:rPr>
                <w:rFonts w:ascii="Times New Roman" w:eastAsia="Times New Roman" w:hAnsi="Times New Roman" w:cs="Times New Roman"/>
                <w:sz w:val="24"/>
                <w:szCs w:val="24"/>
              </w:rPr>
            </w:rPrChange>
          </w:rPr>
          <w:delText xml:space="preserve">In the meantime, </w:delText>
        </w:r>
      </w:del>
      <w:r w:rsidR="00173F52" w:rsidRPr="00EF2809">
        <w:rPr>
          <w:rFonts w:eastAsia="Times New Roman" w:cstheme="minorHAnsi"/>
          <w:rPrChange w:id="528" w:author="Madhuri K S" w:date="2020-05-21T19:00:00Z">
            <w:rPr>
              <w:rFonts w:ascii="Times New Roman" w:eastAsia="Times New Roman" w:hAnsi="Times New Roman" w:cs="Times New Roman"/>
              <w:sz w:val="24"/>
              <w:szCs w:val="24"/>
            </w:rPr>
          </w:rPrChange>
        </w:rPr>
        <w:t>Azure will create the cluster</w:t>
      </w:r>
      <w:ins w:id="529" w:author="Madhuri K S" w:date="2020-05-21T18:59:00Z">
        <w:r w:rsidRPr="00EF2809">
          <w:rPr>
            <w:rFonts w:eastAsia="Times New Roman" w:cstheme="minorHAnsi"/>
            <w:rPrChange w:id="530" w:author="Madhuri K S" w:date="2020-05-21T19:00:00Z">
              <w:rPr>
                <w:rFonts w:ascii="Times New Roman" w:eastAsia="Times New Roman" w:hAnsi="Times New Roman" w:cs="Times New Roman"/>
                <w:sz w:val="24"/>
                <w:szCs w:val="24"/>
              </w:rPr>
            </w:rPrChange>
          </w:rPr>
          <w:t>.</w:t>
        </w:r>
      </w:ins>
      <w:del w:id="531" w:author="Madhuri K S" w:date="2020-05-21T18:59:00Z">
        <w:r w:rsidR="00173F52" w:rsidRPr="00EF2809" w:rsidDel="00EF2809">
          <w:rPr>
            <w:rFonts w:eastAsia="Times New Roman" w:cstheme="minorHAnsi"/>
            <w:rPrChange w:id="532" w:author="Madhuri K S" w:date="2020-05-21T19:00:00Z">
              <w:rPr>
                <w:rFonts w:ascii="Times New Roman" w:eastAsia="Times New Roman" w:hAnsi="Times New Roman" w:cs="Times New Roman"/>
                <w:sz w:val="24"/>
                <w:szCs w:val="24"/>
              </w:rPr>
            </w:rPrChange>
          </w:rPr>
          <w:delText>. Mine took twenty minutes or so to finish. And that’s it! You created the cluster with just two commands. Now let’s make sure the cluster is actually working.</w:delText>
        </w:r>
      </w:del>
    </w:p>
    <w:p w:rsidR="00173F52" w:rsidRPr="00746562" w:rsidRDefault="00173F52" w:rsidP="00173F52">
      <w:pPr>
        <w:spacing w:before="480" w:after="168" w:line="240" w:lineRule="auto"/>
        <w:outlineLvl w:val="2"/>
        <w:rPr>
          <w:rFonts w:eastAsia="Times New Roman" w:cstheme="minorHAnsi"/>
          <w:color w:val="000000"/>
          <w:sz w:val="24"/>
          <w:szCs w:val="24"/>
          <w:rPrChange w:id="533" w:author="Madhuri K S" w:date="2020-05-21T19:06:00Z">
            <w:rPr>
              <w:rFonts w:ascii="Arial" w:eastAsia="Times New Roman" w:hAnsi="Arial" w:cs="Arial"/>
              <w:color w:val="000000"/>
              <w:sz w:val="30"/>
              <w:szCs w:val="30"/>
            </w:rPr>
          </w:rPrChange>
        </w:rPr>
      </w:pPr>
      <w:r w:rsidRPr="00746562">
        <w:rPr>
          <w:rFonts w:eastAsia="Times New Roman" w:cstheme="minorHAnsi"/>
          <w:color w:val="000000"/>
          <w:sz w:val="24"/>
          <w:szCs w:val="24"/>
          <w:rPrChange w:id="534" w:author="Madhuri K S" w:date="2020-05-21T19:06:00Z">
            <w:rPr>
              <w:rFonts w:ascii="Arial" w:eastAsia="Times New Roman" w:hAnsi="Arial" w:cs="Arial"/>
              <w:color w:val="000000"/>
              <w:sz w:val="30"/>
              <w:szCs w:val="30"/>
            </w:rPr>
          </w:rPrChange>
        </w:rPr>
        <w:t>Accessing the Kubernetes UI locally</w:t>
      </w:r>
    </w:p>
    <w:p w:rsidR="00173F52" w:rsidRPr="00173F52" w:rsidRDefault="00173F52" w:rsidP="00173F52">
      <w:pPr>
        <w:spacing w:after="240" w:line="240" w:lineRule="auto"/>
        <w:rPr>
          <w:rFonts w:ascii="Times New Roman" w:eastAsia="Times New Roman" w:hAnsi="Times New Roman" w:cs="Times New Roman"/>
          <w:sz w:val="24"/>
          <w:szCs w:val="24"/>
        </w:rPr>
      </w:pPr>
      <w:r w:rsidRPr="000A5FC8">
        <w:rPr>
          <w:rFonts w:eastAsia="Times New Roman" w:cstheme="minorHAnsi"/>
          <w:rPrChange w:id="535" w:author="Madhuri K S" w:date="2020-05-21T19:12:00Z">
            <w:rPr>
              <w:rFonts w:ascii="Times New Roman" w:eastAsia="Times New Roman" w:hAnsi="Times New Roman" w:cs="Times New Roman"/>
              <w:sz w:val="24"/>
              <w:szCs w:val="24"/>
            </w:rPr>
          </w:rPrChange>
        </w:rPr>
        <w:t xml:space="preserve">Whether you created the cluster using the portal, the command line, or both, </w:t>
      </w:r>
      <w:del w:id="536" w:author="Madhuri K S" w:date="2020-05-21T19:11:00Z">
        <w:r w:rsidRPr="000A5FC8" w:rsidDel="000A5FC8">
          <w:rPr>
            <w:rFonts w:eastAsia="Times New Roman" w:cstheme="minorHAnsi"/>
            <w:rPrChange w:id="537" w:author="Madhuri K S" w:date="2020-05-21T19:12:00Z">
              <w:rPr>
                <w:rFonts w:ascii="Times New Roman" w:eastAsia="Times New Roman" w:hAnsi="Times New Roman" w:cs="Times New Roman"/>
                <w:sz w:val="24"/>
                <w:szCs w:val="24"/>
              </w:rPr>
            </w:rPrChange>
          </w:rPr>
          <w:delText xml:space="preserve">the following </w:delText>
        </w:r>
      </w:del>
      <w:r w:rsidRPr="000A5FC8">
        <w:rPr>
          <w:rFonts w:eastAsia="Times New Roman" w:cstheme="minorHAnsi"/>
          <w:rPrChange w:id="538" w:author="Madhuri K S" w:date="2020-05-21T19:12:00Z">
            <w:rPr>
              <w:rFonts w:ascii="Times New Roman" w:eastAsia="Times New Roman" w:hAnsi="Times New Roman" w:cs="Times New Roman"/>
              <w:sz w:val="24"/>
              <w:szCs w:val="24"/>
            </w:rPr>
          </w:rPrChange>
        </w:rPr>
        <w:t xml:space="preserve">instructions will </w:t>
      </w:r>
      <w:ins w:id="539" w:author="Madhuri K S" w:date="2020-05-21T19:11:00Z">
        <w:r w:rsidR="000A5FC8" w:rsidRPr="000A5FC8">
          <w:rPr>
            <w:rFonts w:eastAsia="Times New Roman" w:cstheme="minorHAnsi"/>
            <w:rPrChange w:id="540" w:author="Madhuri K S" w:date="2020-05-21T19:12:00Z">
              <w:rPr>
                <w:rFonts w:ascii="Times New Roman" w:eastAsia="Times New Roman" w:hAnsi="Times New Roman" w:cs="Times New Roman"/>
                <w:sz w:val="24"/>
                <w:szCs w:val="24"/>
              </w:rPr>
            </w:rPrChange>
          </w:rPr>
          <w:t>are to be followed</w:t>
        </w:r>
      </w:ins>
      <w:del w:id="541" w:author="Madhuri K S" w:date="2020-05-21T19:11:00Z">
        <w:r w:rsidRPr="000A5FC8" w:rsidDel="000A5FC8">
          <w:rPr>
            <w:rFonts w:eastAsia="Times New Roman" w:cstheme="minorHAnsi"/>
            <w:rPrChange w:id="542" w:author="Madhuri K S" w:date="2020-05-21T19:12:00Z">
              <w:rPr>
                <w:rFonts w:ascii="Times New Roman" w:eastAsia="Times New Roman" w:hAnsi="Times New Roman" w:cs="Times New Roman"/>
                <w:sz w:val="24"/>
                <w:szCs w:val="24"/>
              </w:rPr>
            </w:rPrChange>
          </w:rPr>
          <w:delText>work</w:delText>
        </w:r>
      </w:del>
      <w:r w:rsidRPr="000A5FC8">
        <w:rPr>
          <w:rFonts w:eastAsia="Times New Roman" w:cstheme="minorHAnsi"/>
          <w:rPrChange w:id="543" w:author="Madhuri K S" w:date="2020-05-21T19:12:00Z">
            <w:rPr>
              <w:rFonts w:ascii="Times New Roman" w:eastAsia="Times New Roman" w:hAnsi="Times New Roman" w:cs="Times New Roman"/>
              <w:sz w:val="24"/>
              <w:szCs w:val="24"/>
            </w:rPr>
          </w:rPrChange>
        </w:rPr>
        <w:t xml:space="preserve"> to access the Kubernetes dashboard. </w:t>
      </w:r>
      <w:ins w:id="544" w:author="Madhuri K S" w:date="2020-05-21T19:11:00Z">
        <w:r w:rsidR="000A5FC8" w:rsidRPr="000A5FC8">
          <w:rPr>
            <w:rFonts w:eastAsia="Times New Roman" w:cstheme="minorHAnsi"/>
            <w:rPrChange w:id="545" w:author="Madhuri K S" w:date="2020-05-21T19:12:00Z">
              <w:rPr>
                <w:rFonts w:ascii="Times New Roman" w:eastAsia="Times New Roman" w:hAnsi="Times New Roman" w:cs="Times New Roman"/>
                <w:sz w:val="24"/>
                <w:szCs w:val="24"/>
              </w:rPr>
            </w:rPrChange>
          </w:rPr>
          <w:t xml:space="preserve">It is required </w:t>
        </w:r>
      </w:ins>
      <w:del w:id="546" w:author="Madhuri K S" w:date="2020-05-21T19:11:00Z">
        <w:r w:rsidRPr="000A5FC8" w:rsidDel="000A5FC8">
          <w:rPr>
            <w:rFonts w:eastAsia="Times New Roman" w:cstheme="minorHAnsi"/>
            <w:rPrChange w:id="547" w:author="Madhuri K S" w:date="2020-05-21T19:12:00Z">
              <w:rPr>
                <w:rFonts w:ascii="Times New Roman" w:eastAsia="Times New Roman" w:hAnsi="Times New Roman" w:cs="Times New Roman"/>
                <w:sz w:val="24"/>
                <w:szCs w:val="24"/>
              </w:rPr>
            </w:rPrChange>
          </w:rPr>
          <w:delText>This is where you </w:delText>
        </w:r>
        <w:r w:rsidRPr="000A5FC8" w:rsidDel="000A5FC8">
          <w:rPr>
            <w:rFonts w:eastAsia="Times New Roman" w:cstheme="minorHAnsi"/>
            <w:bCs/>
            <w:rPrChange w:id="548" w:author="Madhuri K S" w:date="2020-05-21T19:12:00Z">
              <w:rPr>
                <w:rFonts w:ascii="Times New Roman" w:eastAsia="Times New Roman" w:hAnsi="Times New Roman" w:cs="Times New Roman"/>
                <w:b/>
                <w:bCs/>
                <w:sz w:val="24"/>
                <w:szCs w:val="24"/>
              </w:rPr>
            </w:rPrChange>
          </w:rPr>
          <w:delText xml:space="preserve">need </w:delText>
        </w:r>
      </w:del>
      <w:r w:rsidRPr="000A5FC8">
        <w:rPr>
          <w:rFonts w:eastAsia="Times New Roman" w:cstheme="minorHAnsi"/>
          <w:bCs/>
          <w:rPrChange w:id="549" w:author="Madhuri K S" w:date="2020-05-21T19:12:00Z">
            <w:rPr>
              <w:rFonts w:ascii="Times New Roman" w:eastAsia="Times New Roman" w:hAnsi="Times New Roman" w:cs="Times New Roman"/>
              <w:b/>
              <w:bCs/>
              <w:sz w:val="24"/>
              <w:szCs w:val="24"/>
            </w:rPr>
          </w:rPrChange>
        </w:rPr>
        <w:t>to have the latest version of </w:t>
      </w:r>
      <w:r w:rsidR="00490816" w:rsidRPr="000A5FC8">
        <w:rPr>
          <w:rFonts w:eastAsia="Times New Roman" w:cstheme="minorHAnsi"/>
          <w:bCs/>
          <w:rPrChange w:id="550" w:author="Madhuri K S" w:date="2020-05-21T19:12:00Z">
            <w:rPr>
              <w:rFonts w:ascii="Times New Roman" w:eastAsia="Times New Roman" w:hAnsi="Times New Roman" w:cs="Times New Roman"/>
              <w:b/>
              <w:bCs/>
              <w:color w:val="60C322"/>
              <w:sz w:val="24"/>
              <w:szCs w:val="24"/>
            </w:rPr>
          </w:rPrChange>
        </w:rPr>
        <w:fldChar w:fldCharType="begin"/>
      </w:r>
      <w:r w:rsidR="00490816" w:rsidRPr="000A5FC8">
        <w:rPr>
          <w:rFonts w:eastAsia="Times New Roman" w:cstheme="minorHAnsi"/>
          <w:bCs/>
          <w:rPrChange w:id="551" w:author="Madhuri K S" w:date="2020-05-21T19:12:00Z">
            <w:rPr>
              <w:rFonts w:ascii="Times New Roman" w:eastAsia="Times New Roman" w:hAnsi="Times New Roman" w:cs="Times New Roman"/>
              <w:b/>
              <w:bCs/>
              <w:color w:val="60C322"/>
              <w:sz w:val="24"/>
              <w:szCs w:val="24"/>
            </w:rPr>
          </w:rPrChange>
        </w:rPr>
        <w:instrText xml:space="preserve"> HYPERLINK "https://docs.microsoft.com/en-us/cli/azure/install-azure-cli?view=azure-cli-latest" \t "_blank" </w:instrText>
      </w:r>
      <w:r w:rsidR="00490816" w:rsidRPr="000A5FC8">
        <w:rPr>
          <w:rFonts w:eastAsia="Times New Roman" w:cstheme="minorHAnsi"/>
          <w:bCs/>
          <w:rPrChange w:id="552" w:author="Madhuri K S" w:date="2020-05-21T19:12:00Z">
            <w:rPr>
              <w:rFonts w:ascii="Times New Roman" w:eastAsia="Times New Roman" w:hAnsi="Times New Roman" w:cs="Times New Roman"/>
              <w:b/>
              <w:bCs/>
              <w:color w:val="60C322"/>
              <w:sz w:val="24"/>
              <w:szCs w:val="24"/>
            </w:rPr>
          </w:rPrChange>
        </w:rPr>
        <w:fldChar w:fldCharType="separate"/>
      </w:r>
      <w:r w:rsidRPr="000A5FC8">
        <w:rPr>
          <w:rFonts w:eastAsia="Times New Roman" w:cstheme="minorHAnsi"/>
          <w:bCs/>
          <w:rPrChange w:id="553" w:author="Madhuri K S" w:date="2020-05-21T19:12:00Z">
            <w:rPr>
              <w:rFonts w:ascii="Times New Roman" w:eastAsia="Times New Roman" w:hAnsi="Times New Roman" w:cs="Times New Roman"/>
              <w:b/>
              <w:bCs/>
              <w:color w:val="60C322"/>
              <w:sz w:val="24"/>
              <w:szCs w:val="24"/>
            </w:rPr>
          </w:rPrChange>
        </w:rPr>
        <w:t>Azure CLI</w:t>
      </w:r>
      <w:r w:rsidR="00490816" w:rsidRPr="000A5FC8">
        <w:rPr>
          <w:rFonts w:eastAsia="Times New Roman" w:cstheme="minorHAnsi"/>
          <w:bCs/>
          <w:rPrChange w:id="554" w:author="Madhuri K S" w:date="2020-05-21T19:12:00Z">
            <w:rPr>
              <w:rFonts w:ascii="Times New Roman" w:eastAsia="Times New Roman" w:hAnsi="Times New Roman" w:cs="Times New Roman"/>
              <w:b/>
              <w:bCs/>
              <w:color w:val="60C322"/>
              <w:sz w:val="24"/>
              <w:szCs w:val="24"/>
            </w:rPr>
          </w:rPrChange>
        </w:rPr>
        <w:fldChar w:fldCharType="end"/>
      </w:r>
      <w:r w:rsidRPr="000A5FC8">
        <w:rPr>
          <w:rFonts w:eastAsia="Times New Roman" w:cstheme="minorHAnsi"/>
          <w:bCs/>
          <w:rPrChange w:id="555" w:author="Madhuri K S" w:date="2020-05-21T19:12:00Z">
            <w:rPr>
              <w:rFonts w:ascii="Times New Roman" w:eastAsia="Times New Roman" w:hAnsi="Times New Roman" w:cs="Times New Roman"/>
              <w:b/>
              <w:bCs/>
              <w:sz w:val="24"/>
              <w:szCs w:val="24"/>
            </w:rPr>
          </w:rPrChange>
        </w:rPr>
        <w:t> and</w:t>
      </w:r>
      <w:r w:rsidRPr="000A5FC8">
        <w:rPr>
          <w:rFonts w:eastAsia="Times New Roman" w:cstheme="minorHAnsi"/>
          <w:rPrChange w:id="556" w:author="Madhuri K S" w:date="2020-05-21T19:12:00Z">
            <w:rPr>
              <w:rFonts w:ascii="Times New Roman" w:eastAsia="Times New Roman" w:hAnsi="Times New Roman" w:cs="Times New Roman"/>
              <w:sz w:val="24"/>
              <w:szCs w:val="24"/>
            </w:rPr>
          </w:rPrChange>
        </w:rPr>
        <w:t> </w:t>
      </w:r>
      <w:proofErr w:type="spellStart"/>
      <w:r w:rsidRPr="000A5FC8">
        <w:rPr>
          <w:rFonts w:eastAsia="Times New Roman" w:cstheme="minorHAnsi"/>
          <w:rPrChange w:id="557" w:author="Madhuri K S" w:date="2020-05-21T19:12:00Z">
            <w:rPr>
              <w:rFonts w:ascii="Times New Roman" w:eastAsia="Times New Roman" w:hAnsi="Times New Roman" w:cs="Times New Roman"/>
              <w:sz w:val="24"/>
              <w:szCs w:val="24"/>
            </w:rPr>
          </w:rPrChange>
        </w:rPr>
        <w:fldChar w:fldCharType="begin"/>
      </w:r>
      <w:r w:rsidRPr="000A5FC8">
        <w:rPr>
          <w:rFonts w:eastAsia="Times New Roman" w:cstheme="minorHAnsi"/>
          <w:rPrChange w:id="558" w:author="Madhuri K S" w:date="2020-05-21T19:12:00Z">
            <w:rPr>
              <w:rFonts w:ascii="Times New Roman" w:eastAsia="Times New Roman" w:hAnsi="Times New Roman" w:cs="Times New Roman"/>
              <w:sz w:val="24"/>
              <w:szCs w:val="24"/>
            </w:rPr>
          </w:rPrChange>
        </w:rPr>
        <w:instrText xml:space="preserve"> HYPERLINK "https://kubernetes.io/docs/tasks/tools/install-kubectl/" \t "_blank" </w:instrText>
      </w:r>
      <w:r w:rsidRPr="000A5FC8">
        <w:rPr>
          <w:rFonts w:eastAsia="Times New Roman" w:cstheme="minorHAnsi"/>
          <w:rPrChange w:id="559" w:author="Madhuri K S" w:date="2020-05-21T19:12:00Z">
            <w:rPr>
              <w:rFonts w:ascii="Times New Roman" w:eastAsia="Times New Roman" w:hAnsi="Times New Roman" w:cs="Times New Roman"/>
              <w:sz w:val="24"/>
              <w:szCs w:val="24"/>
            </w:rPr>
          </w:rPrChange>
        </w:rPr>
        <w:fldChar w:fldCharType="separate"/>
      </w:r>
      <w:r w:rsidRPr="000A5FC8">
        <w:rPr>
          <w:rFonts w:eastAsia="Times New Roman" w:cstheme="minorHAnsi"/>
          <w:bCs/>
          <w:rPrChange w:id="560" w:author="Madhuri K S" w:date="2020-05-21T19:12:00Z">
            <w:rPr>
              <w:rFonts w:ascii="Times New Roman" w:eastAsia="Times New Roman" w:hAnsi="Times New Roman" w:cs="Times New Roman"/>
              <w:b/>
              <w:bCs/>
              <w:color w:val="60C322"/>
              <w:sz w:val="24"/>
              <w:szCs w:val="24"/>
            </w:rPr>
          </w:rPrChange>
        </w:rPr>
        <w:t>kubetcl</w:t>
      </w:r>
      <w:proofErr w:type="spellEnd"/>
      <w:r w:rsidRPr="000A5FC8">
        <w:rPr>
          <w:rFonts w:eastAsia="Times New Roman" w:cstheme="minorHAnsi"/>
          <w:rPrChange w:id="561" w:author="Madhuri K S" w:date="2020-05-21T19:12:00Z">
            <w:rPr>
              <w:rFonts w:ascii="Times New Roman" w:eastAsia="Times New Roman" w:hAnsi="Times New Roman" w:cs="Times New Roman"/>
              <w:sz w:val="24"/>
              <w:szCs w:val="24"/>
            </w:rPr>
          </w:rPrChange>
        </w:rPr>
        <w:fldChar w:fldCharType="end"/>
      </w:r>
      <w:r w:rsidRPr="000A5FC8">
        <w:rPr>
          <w:rFonts w:eastAsia="Times New Roman" w:cstheme="minorHAnsi"/>
          <w:rPrChange w:id="562" w:author="Madhuri K S" w:date="2020-05-21T19:12:00Z">
            <w:rPr>
              <w:rFonts w:ascii="Times New Roman" w:eastAsia="Times New Roman" w:hAnsi="Times New Roman" w:cs="Times New Roman"/>
              <w:sz w:val="24"/>
              <w:szCs w:val="24"/>
            </w:rPr>
          </w:rPrChange>
        </w:rPr>
        <w:t> installed and configured</w:t>
      </w:r>
      <w:r w:rsidRPr="00173F52">
        <w:rPr>
          <w:rFonts w:ascii="Times New Roman" w:eastAsia="Times New Roman" w:hAnsi="Times New Roman" w:cs="Times New Roman"/>
          <w:sz w:val="24"/>
          <w:szCs w:val="24"/>
        </w:rPr>
        <w:t>.</w:t>
      </w:r>
    </w:p>
    <w:p w:rsidR="00173F52" w:rsidRPr="000A5FC8" w:rsidRDefault="00173F52" w:rsidP="00173F52">
      <w:pPr>
        <w:spacing w:before="240" w:after="168" w:line="240" w:lineRule="auto"/>
        <w:outlineLvl w:val="3"/>
        <w:rPr>
          <w:rFonts w:eastAsia="Times New Roman" w:cstheme="minorHAnsi"/>
          <w:color w:val="000000"/>
          <w:sz w:val="24"/>
          <w:szCs w:val="24"/>
          <w:rPrChange w:id="563" w:author="Madhuri K S" w:date="2020-05-21T19:12:00Z">
            <w:rPr>
              <w:rFonts w:ascii="Arial" w:eastAsia="Times New Roman" w:hAnsi="Arial" w:cs="Arial"/>
              <w:color w:val="000000"/>
              <w:sz w:val="30"/>
              <w:szCs w:val="30"/>
            </w:rPr>
          </w:rPrChange>
        </w:rPr>
      </w:pPr>
      <w:del w:id="564" w:author="Madhuri K S" w:date="2020-05-21T19:12:00Z">
        <w:r w:rsidRPr="000A5FC8" w:rsidDel="000A5FC8">
          <w:rPr>
            <w:rFonts w:eastAsia="Times New Roman" w:cstheme="minorHAnsi"/>
            <w:color w:val="000000"/>
            <w:sz w:val="24"/>
            <w:szCs w:val="24"/>
            <w:rPrChange w:id="565" w:author="Madhuri K S" w:date="2020-05-21T19:12:00Z">
              <w:rPr>
                <w:rFonts w:ascii="Arial" w:eastAsia="Times New Roman" w:hAnsi="Arial" w:cs="Arial"/>
                <w:color w:val="000000"/>
                <w:sz w:val="30"/>
                <w:szCs w:val="30"/>
              </w:rPr>
            </w:rPrChange>
          </w:rPr>
          <w:delText xml:space="preserve">1. </w:delText>
        </w:r>
      </w:del>
      <w:r w:rsidRPr="000A5FC8">
        <w:rPr>
          <w:rFonts w:eastAsia="Times New Roman" w:cstheme="minorHAnsi"/>
          <w:color w:val="000000"/>
          <w:sz w:val="24"/>
          <w:szCs w:val="24"/>
          <w:rPrChange w:id="566" w:author="Madhuri K S" w:date="2020-05-21T19:12:00Z">
            <w:rPr>
              <w:rFonts w:ascii="Arial" w:eastAsia="Times New Roman" w:hAnsi="Arial" w:cs="Arial"/>
              <w:color w:val="000000"/>
              <w:sz w:val="30"/>
              <w:szCs w:val="30"/>
            </w:rPr>
          </w:rPrChange>
        </w:rPr>
        <w:t>Download cluster credentials</w:t>
      </w:r>
    </w:p>
    <w:p w:rsidR="00173F52" w:rsidRPr="000A5FC8" w:rsidRDefault="000A5FC8" w:rsidP="00173F52">
      <w:pPr>
        <w:spacing w:after="240" w:line="240" w:lineRule="auto"/>
        <w:rPr>
          <w:rFonts w:eastAsia="Times New Roman" w:cstheme="minorHAnsi"/>
          <w:rPrChange w:id="567" w:author="Madhuri K S" w:date="2020-05-21T19:13:00Z">
            <w:rPr>
              <w:rFonts w:ascii="Times New Roman" w:eastAsia="Times New Roman" w:hAnsi="Times New Roman" w:cs="Times New Roman"/>
              <w:sz w:val="24"/>
              <w:szCs w:val="24"/>
            </w:rPr>
          </w:rPrChange>
        </w:rPr>
      </w:pPr>
      <w:ins w:id="568" w:author="Madhuri K S" w:date="2020-05-21T19:13:00Z">
        <w:r w:rsidRPr="000A5FC8">
          <w:rPr>
            <w:rFonts w:eastAsia="Times New Roman" w:cstheme="minorHAnsi"/>
            <w:rPrChange w:id="569" w:author="Madhuri K S" w:date="2020-05-21T19:13:00Z">
              <w:rPr>
                <w:rFonts w:ascii="Times New Roman" w:eastAsia="Times New Roman" w:hAnsi="Times New Roman" w:cs="Times New Roman"/>
                <w:sz w:val="24"/>
                <w:szCs w:val="24"/>
              </w:rPr>
            </w:rPrChange>
          </w:rPr>
          <w:t xml:space="preserve">Firstly </w:t>
        </w:r>
      </w:ins>
      <w:del w:id="570" w:author="Madhuri K S" w:date="2020-05-21T19:12:00Z">
        <w:r w:rsidR="00173F52" w:rsidRPr="000A5FC8" w:rsidDel="000A5FC8">
          <w:rPr>
            <w:rFonts w:eastAsia="Times New Roman" w:cstheme="minorHAnsi"/>
            <w:rPrChange w:id="571" w:author="Madhuri K S" w:date="2020-05-21T19:13:00Z">
              <w:rPr>
                <w:rFonts w:ascii="Times New Roman" w:eastAsia="Times New Roman" w:hAnsi="Times New Roman" w:cs="Times New Roman"/>
                <w:sz w:val="24"/>
                <w:szCs w:val="24"/>
              </w:rPr>
            </w:rPrChange>
          </w:rPr>
          <w:delText>Start by d</w:delText>
        </w:r>
      </w:del>
      <w:ins w:id="572" w:author="Madhuri K S" w:date="2020-05-21T19:13:00Z">
        <w:r w:rsidRPr="000A5FC8">
          <w:rPr>
            <w:rFonts w:eastAsia="Times New Roman" w:cstheme="minorHAnsi"/>
            <w:rPrChange w:id="573" w:author="Madhuri K S" w:date="2020-05-21T19:13:00Z">
              <w:rPr>
                <w:rFonts w:ascii="Times New Roman" w:eastAsia="Times New Roman" w:hAnsi="Times New Roman" w:cs="Times New Roman"/>
                <w:sz w:val="24"/>
                <w:szCs w:val="24"/>
              </w:rPr>
            </w:rPrChange>
          </w:rPr>
          <w:t>d</w:t>
        </w:r>
      </w:ins>
      <w:r w:rsidR="00173F52" w:rsidRPr="000A5FC8">
        <w:rPr>
          <w:rFonts w:eastAsia="Times New Roman" w:cstheme="minorHAnsi"/>
          <w:rPrChange w:id="574" w:author="Madhuri K S" w:date="2020-05-21T19:13:00Z">
            <w:rPr>
              <w:rFonts w:ascii="Times New Roman" w:eastAsia="Times New Roman" w:hAnsi="Times New Roman" w:cs="Times New Roman"/>
              <w:sz w:val="24"/>
              <w:szCs w:val="24"/>
            </w:rPr>
          </w:rPrChange>
        </w:rPr>
        <w:t>ownload</w:t>
      </w:r>
      <w:del w:id="575" w:author="Madhuri K S" w:date="2020-05-21T19:12:00Z">
        <w:r w:rsidR="00173F52" w:rsidRPr="000A5FC8" w:rsidDel="000A5FC8">
          <w:rPr>
            <w:rFonts w:eastAsia="Times New Roman" w:cstheme="minorHAnsi"/>
            <w:rPrChange w:id="576" w:author="Madhuri K S" w:date="2020-05-21T19:13:00Z">
              <w:rPr>
                <w:rFonts w:ascii="Times New Roman" w:eastAsia="Times New Roman" w:hAnsi="Times New Roman" w:cs="Times New Roman"/>
                <w:sz w:val="24"/>
                <w:szCs w:val="24"/>
              </w:rPr>
            </w:rPrChange>
          </w:rPr>
          <w:delText>ing</w:delText>
        </w:r>
      </w:del>
      <w:r w:rsidR="00173F52" w:rsidRPr="000A5FC8">
        <w:rPr>
          <w:rFonts w:eastAsia="Times New Roman" w:cstheme="minorHAnsi"/>
          <w:rPrChange w:id="577" w:author="Madhuri K S" w:date="2020-05-21T19:13:00Z">
            <w:rPr>
              <w:rFonts w:ascii="Times New Roman" w:eastAsia="Times New Roman" w:hAnsi="Times New Roman" w:cs="Times New Roman"/>
              <w:sz w:val="24"/>
              <w:szCs w:val="24"/>
            </w:rPr>
          </w:rPrChange>
        </w:rPr>
        <w:t xml:space="preserve"> the cluster credentials to your computer by running th</w:t>
      </w:r>
      <w:ins w:id="578" w:author="Madhuri K S" w:date="2020-05-21T19:13:00Z">
        <w:r w:rsidRPr="000A5FC8">
          <w:rPr>
            <w:rFonts w:eastAsia="Times New Roman" w:cstheme="minorHAnsi"/>
            <w:rPrChange w:id="579" w:author="Madhuri K S" w:date="2020-05-21T19:13:00Z">
              <w:rPr>
                <w:rFonts w:ascii="Times New Roman" w:eastAsia="Times New Roman" w:hAnsi="Times New Roman" w:cs="Times New Roman"/>
                <w:sz w:val="24"/>
                <w:szCs w:val="24"/>
              </w:rPr>
            </w:rPrChange>
          </w:rPr>
          <w:t>e below given</w:t>
        </w:r>
      </w:ins>
      <w:del w:id="580" w:author="Madhuri K S" w:date="2020-05-21T19:13:00Z">
        <w:r w:rsidR="00173F52" w:rsidRPr="000A5FC8" w:rsidDel="000A5FC8">
          <w:rPr>
            <w:rFonts w:eastAsia="Times New Roman" w:cstheme="minorHAnsi"/>
            <w:rPrChange w:id="581" w:author="Madhuri K S" w:date="2020-05-21T19:13:00Z">
              <w:rPr>
                <w:rFonts w:ascii="Times New Roman" w:eastAsia="Times New Roman" w:hAnsi="Times New Roman" w:cs="Times New Roman"/>
                <w:sz w:val="24"/>
                <w:szCs w:val="24"/>
              </w:rPr>
            </w:rPrChange>
          </w:rPr>
          <w:delText>is</w:delText>
        </w:r>
      </w:del>
      <w:r w:rsidR="00173F52" w:rsidRPr="000A5FC8">
        <w:rPr>
          <w:rFonts w:eastAsia="Times New Roman" w:cstheme="minorHAnsi"/>
          <w:rPrChange w:id="582" w:author="Madhuri K S" w:date="2020-05-21T19:13:00Z">
            <w:rPr>
              <w:rFonts w:ascii="Times New Roman" w:eastAsia="Times New Roman" w:hAnsi="Times New Roman" w:cs="Times New Roman"/>
              <w:sz w:val="24"/>
              <w:szCs w:val="24"/>
            </w:rPr>
          </w:rPrChange>
        </w:rPr>
        <w:t xml:space="preserve"> command:</w:t>
      </w:r>
    </w:p>
    <w:p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proofErr w:type="spellStart"/>
      <w:proofErr w:type="gramStart"/>
      <w:r w:rsidRPr="00173F52">
        <w:rPr>
          <w:rFonts w:ascii="Consolas" w:eastAsia="Times New Roman" w:hAnsi="Consolas" w:cs="Courier New"/>
          <w:color w:val="000000"/>
          <w:sz w:val="18"/>
          <w:szCs w:val="18"/>
        </w:rPr>
        <w:t>az</w:t>
      </w:r>
      <w:proofErr w:type="spellEnd"/>
      <w:proofErr w:type="gramEnd"/>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aks</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000088"/>
          <w:sz w:val="18"/>
          <w:szCs w:val="18"/>
        </w:rPr>
        <w:t>get</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 xml:space="preserve">credentials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666600"/>
          <w:sz w:val="18"/>
          <w:szCs w:val="18"/>
        </w:rPr>
        <w:t>=</w:t>
      </w:r>
      <w:proofErr w:type="spellStart"/>
      <w:r w:rsidRPr="00173F52">
        <w:rPr>
          <w:rFonts w:ascii="Consolas" w:eastAsia="Times New Roman" w:hAnsi="Consolas" w:cs="Courier New"/>
          <w:color w:val="000000"/>
          <w:sz w:val="18"/>
          <w:szCs w:val="18"/>
        </w:rPr>
        <w:t>coolapp</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name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coolk8s</w:t>
      </w:r>
    </w:p>
    <w:p w:rsidR="00173F52" w:rsidRPr="000A5FC8" w:rsidRDefault="00173F52" w:rsidP="00173F52">
      <w:pPr>
        <w:spacing w:after="240" w:line="240" w:lineRule="auto"/>
        <w:rPr>
          <w:rFonts w:ascii="Arial" w:eastAsia="Times New Roman" w:hAnsi="Arial" w:cs="Arial"/>
          <w:color w:val="000000"/>
          <w:sz w:val="30"/>
          <w:szCs w:val="30"/>
          <w:rPrChange w:id="583" w:author="Madhuri K S" w:date="2020-05-21T19:14:00Z">
            <w:rPr>
              <w:rFonts w:ascii="Times New Roman" w:eastAsia="Times New Roman" w:hAnsi="Times New Roman" w:cs="Times New Roman"/>
              <w:sz w:val="24"/>
              <w:szCs w:val="24"/>
            </w:rPr>
          </w:rPrChange>
        </w:rPr>
      </w:pPr>
      <w:r w:rsidRPr="000A5FC8">
        <w:rPr>
          <w:rFonts w:eastAsia="Times New Roman" w:cstheme="minorHAnsi"/>
          <w:rPrChange w:id="584" w:author="Madhuri K S" w:date="2020-05-21T19:14:00Z">
            <w:rPr>
              <w:rFonts w:ascii="Times New Roman" w:eastAsia="Times New Roman" w:hAnsi="Times New Roman" w:cs="Times New Roman"/>
              <w:sz w:val="24"/>
              <w:szCs w:val="24"/>
            </w:rPr>
          </w:rPrChange>
        </w:rPr>
        <w:t>Specify the resource group with the </w:t>
      </w:r>
      <w:r w:rsidRPr="000A5FC8">
        <w:rPr>
          <w:rFonts w:eastAsia="Times New Roman" w:cstheme="minorHAnsi"/>
          <w:b/>
          <w:bCs/>
          <w:rPrChange w:id="585" w:author="Madhuri K S" w:date="2020-05-21T19:14:00Z">
            <w:rPr>
              <w:rFonts w:ascii="Times New Roman" w:eastAsia="Times New Roman" w:hAnsi="Times New Roman" w:cs="Times New Roman"/>
              <w:b/>
              <w:bCs/>
              <w:sz w:val="24"/>
              <w:szCs w:val="24"/>
            </w:rPr>
          </w:rPrChange>
        </w:rPr>
        <w:t>–resource-group</w:t>
      </w:r>
      <w:r w:rsidRPr="000A5FC8">
        <w:rPr>
          <w:rFonts w:eastAsia="Times New Roman" w:cstheme="minorHAnsi"/>
          <w:rPrChange w:id="586" w:author="Madhuri K S" w:date="2020-05-21T19:14:00Z">
            <w:rPr>
              <w:rFonts w:ascii="Times New Roman" w:eastAsia="Times New Roman" w:hAnsi="Times New Roman" w:cs="Times New Roman"/>
              <w:sz w:val="24"/>
              <w:szCs w:val="24"/>
            </w:rPr>
          </w:rPrChange>
        </w:rPr>
        <w:t> parameter and the name of the cluster with the</w:t>
      </w:r>
      <w:r w:rsidRPr="000A5FC8">
        <w:rPr>
          <w:rFonts w:eastAsia="Times New Roman" w:cstheme="minorHAnsi"/>
          <w:b/>
          <w:bCs/>
          <w:rPrChange w:id="587" w:author="Madhuri K S" w:date="2020-05-21T19:14:00Z">
            <w:rPr>
              <w:rFonts w:ascii="Times New Roman" w:eastAsia="Times New Roman" w:hAnsi="Times New Roman" w:cs="Times New Roman"/>
              <w:b/>
              <w:bCs/>
              <w:sz w:val="24"/>
              <w:szCs w:val="24"/>
            </w:rPr>
          </w:rPrChange>
        </w:rPr>
        <w:t> –name</w:t>
      </w:r>
      <w:r w:rsidRPr="000A5FC8">
        <w:rPr>
          <w:rFonts w:eastAsia="Times New Roman" w:cstheme="minorHAnsi"/>
          <w:rPrChange w:id="588" w:author="Madhuri K S" w:date="2020-05-21T19:14:00Z">
            <w:rPr>
              <w:rFonts w:ascii="Times New Roman" w:eastAsia="Times New Roman" w:hAnsi="Times New Roman" w:cs="Times New Roman"/>
              <w:sz w:val="24"/>
              <w:szCs w:val="24"/>
            </w:rPr>
          </w:rPrChange>
        </w:rPr>
        <w:t xml:space="preserve"> parameter. </w:t>
      </w:r>
      <w:del w:id="589" w:author="Madhuri K S" w:date="2020-05-21T19:13:00Z">
        <w:r w:rsidRPr="000A5FC8" w:rsidDel="000A5FC8">
          <w:rPr>
            <w:rFonts w:eastAsia="Times New Roman" w:cstheme="minorHAnsi"/>
            <w:rPrChange w:id="590" w:author="Madhuri K S" w:date="2020-05-21T19:14:00Z">
              <w:rPr>
                <w:rFonts w:ascii="Times New Roman" w:eastAsia="Times New Roman" w:hAnsi="Times New Roman" w:cs="Times New Roman"/>
                <w:sz w:val="24"/>
                <w:szCs w:val="24"/>
              </w:rPr>
            </w:rPrChange>
          </w:rPr>
          <w:delText>Doing t</w:delText>
        </w:r>
      </w:del>
      <w:del w:id="591" w:author="Madhuri K S" w:date="2020-05-21T19:14:00Z">
        <w:r w:rsidRPr="000A5FC8" w:rsidDel="000A5FC8">
          <w:rPr>
            <w:rFonts w:eastAsia="Times New Roman" w:cstheme="minorHAnsi"/>
            <w:rPrChange w:id="592" w:author="Madhuri K S" w:date="2020-05-21T19:14:00Z">
              <w:rPr>
                <w:rFonts w:ascii="Times New Roman" w:eastAsia="Times New Roman" w:hAnsi="Times New Roman" w:cs="Times New Roman"/>
                <w:sz w:val="24"/>
                <w:szCs w:val="24"/>
              </w:rPr>
            </w:rPrChange>
          </w:rPr>
          <w:delText>his</w:delText>
        </w:r>
      </w:del>
      <w:ins w:id="593" w:author="Madhuri K S" w:date="2020-05-21T19:14:00Z">
        <w:r w:rsidR="000A5FC8" w:rsidRPr="000A5FC8">
          <w:rPr>
            <w:rFonts w:eastAsia="Times New Roman" w:cstheme="minorHAnsi"/>
            <w:rPrChange w:id="594" w:author="Madhuri K S" w:date="2020-05-21T19:14:00Z">
              <w:rPr>
                <w:rFonts w:eastAsia="Times New Roman" w:cstheme="minorHAnsi"/>
              </w:rPr>
            </w:rPrChange>
          </w:rPr>
          <w:t>This</w:t>
        </w:r>
      </w:ins>
      <w:r w:rsidRPr="000A5FC8">
        <w:rPr>
          <w:rFonts w:eastAsia="Times New Roman" w:cstheme="minorHAnsi"/>
          <w:rPrChange w:id="595" w:author="Madhuri K S" w:date="2020-05-21T19:14:00Z">
            <w:rPr>
              <w:rFonts w:ascii="Times New Roman" w:eastAsia="Times New Roman" w:hAnsi="Times New Roman" w:cs="Times New Roman"/>
              <w:sz w:val="24"/>
              <w:szCs w:val="24"/>
            </w:rPr>
          </w:rPrChange>
        </w:rPr>
        <w:t xml:space="preserve"> makes </w:t>
      </w:r>
      <w:del w:id="596" w:author="Madhuri K S" w:date="2020-05-21T19:13:00Z">
        <w:r w:rsidRPr="000A5FC8" w:rsidDel="000A5FC8">
          <w:rPr>
            <w:rFonts w:eastAsia="Times New Roman" w:cstheme="minorHAnsi"/>
            <w:rPrChange w:id="597" w:author="Madhuri K S" w:date="2020-05-21T19:14:00Z">
              <w:rPr>
                <w:rFonts w:ascii="Times New Roman" w:eastAsia="Times New Roman" w:hAnsi="Times New Roman" w:cs="Times New Roman"/>
                <w:sz w:val="24"/>
                <w:szCs w:val="24"/>
              </w:rPr>
            </w:rPrChange>
          </w:rPr>
          <w:delText xml:space="preserve">it easy to </w:delText>
        </w:r>
      </w:del>
      <w:r w:rsidRPr="000A5FC8">
        <w:rPr>
          <w:rFonts w:eastAsia="Times New Roman" w:cstheme="minorHAnsi"/>
          <w:rPrChange w:id="598" w:author="Madhuri K S" w:date="2020-05-21T19:14:00Z">
            <w:rPr>
              <w:rFonts w:ascii="Times New Roman" w:eastAsia="Times New Roman" w:hAnsi="Times New Roman" w:cs="Times New Roman"/>
              <w:sz w:val="24"/>
              <w:szCs w:val="24"/>
            </w:rPr>
          </w:rPrChange>
        </w:rPr>
        <w:t>toggl</w:t>
      </w:r>
      <w:ins w:id="599" w:author="Madhuri K S" w:date="2020-05-21T19:13:00Z">
        <w:r w:rsidR="000A5FC8" w:rsidRPr="000A5FC8">
          <w:rPr>
            <w:rFonts w:eastAsia="Times New Roman" w:cstheme="minorHAnsi"/>
            <w:rPrChange w:id="600" w:author="Madhuri K S" w:date="2020-05-21T19:14:00Z">
              <w:rPr>
                <w:rFonts w:ascii="Times New Roman" w:eastAsia="Times New Roman" w:hAnsi="Times New Roman" w:cs="Times New Roman"/>
                <w:sz w:val="24"/>
                <w:szCs w:val="24"/>
              </w:rPr>
            </w:rPrChange>
          </w:rPr>
          <w:t>ing</w:t>
        </w:r>
      </w:ins>
      <w:del w:id="601" w:author="Madhuri K S" w:date="2020-05-21T19:13:00Z">
        <w:r w:rsidRPr="000A5FC8" w:rsidDel="000A5FC8">
          <w:rPr>
            <w:rFonts w:eastAsia="Times New Roman" w:cstheme="minorHAnsi"/>
            <w:rPrChange w:id="602" w:author="Madhuri K S" w:date="2020-05-21T19:14:00Z">
              <w:rPr>
                <w:rFonts w:ascii="Times New Roman" w:eastAsia="Times New Roman" w:hAnsi="Times New Roman" w:cs="Times New Roman"/>
                <w:sz w:val="24"/>
                <w:szCs w:val="24"/>
              </w:rPr>
            </w:rPrChange>
          </w:rPr>
          <w:delText>e</w:delText>
        </w:r>
      </w:del>
      <w:r w:rsidRPr="000A5FC8">
        <w:rPr>
          <w:rFonts w:eastAsia="Times New Roman" w:cstheme="minorHAnsi"/>
          <w:rPrChange w:id="603" w:author="Madhuri K S" w:date="2020-05-21T19:14:00Z">
            <w:rPr>
              <w:rFonts w:ascii="Times New Roman" w:eastAsia="Times New Roman" w:hAnsi="Times New Roman" w:cs="Times New Roman"/>
              <w:sz w:val="24"/>
              <w:szCs w:val="24"/>
            </w:rPr>
          </w:rPrChange>
        </w:rPr>
        <w:t xml:space="preserve"> between different Kubernetes clusters </w:t>
      </w:r>
      <w:ins w:id="604" w:author="Madhuri K S" w:date="2020-05-21T19:14:00Z">
        <w:r w:rsidR="000A5FC8" w:rsidRPr="000A5FC8">
          <w:rPr>
            <w:rFonts w:eastAsia="Times New Roman" w:cstheme="minorHAnsi"/>
            <w:rPrChange w:id="605" w:author="Madhuri K S" w:date="2020-05-21T19:14:00Z">
              <w:rPr>
                <w:rFonts w:ascii="Times New Roman" w:eastAsia="Times New Roman" w:hAnsi="Times New Roman" w:cs="Times New Roman"/>
                <w:sz w:val="24"/>
                <w:szCs w:val="24"/>
              </w:rPr>
            </w:rPrChange>
          </w:rPr>
          <w:t>effortless</w:t>
        </w:r>
        <w:r w:rsidR="000A5FC8">
          <w:rPr>
            <w:rFonts w:eastAsia="Times New Roman" w:cstheme="minorHAnsi"/>
          </w:rPr>
          <w:t>.</w:t>
        </w:r>
      </w:ins>
      <w:del w:id="606" w:author="Madhuri K S" w:date="2020-05-21T19:14:00Z">
        <w:r w:rsidRPr="000A5FC8" w:rsidDel="000A5FC8">
          <w:rPr>
            <w:rFonts w:ascii="Arial" w:eastAsia="Times New Roman" w:hAnsi="Arial" w:cs="Arial"/>
            <w:color w:val="000000"/>
            <w:sz w:val="30"/>
            <w:szCs w:val="30"/>
            <w:rPrChange w:id="607" w:author="Madhuri K S" w:date="2020-05-21T19:14:00Z">
              <w:rPr>
                <w:rFonts w:ascii="Times New Roman" w:eastAsia="Times New Roman" w:hAnsi="Times New Roman" w:cs="Times New Roman"/>
                <w:sz w:val="24"/>
                <w:szCs w:val="24"/>
              </w:rPr>
            </w:rPrChange>
          </w:rPr>
          <w:delText>that you’ve connected previously (for example, a local version of Kubernetes).</w:delText>
        </w:r>
      </w:del>
    </w:p>
    <w:p w:rsidR="00173F52" w:rsidRPr="00490816" w:rsidRDefault="00173F52" w:rsidP="00173F52">
      <w:pPr>
        <w:spacing w:before="240" w:after="168" w:line="240" w:lineRule="auto"/>
        <w:outlineLvl w:val="3"/>
        <w:rPr>
          <w:rFonts w:eastAsia="Times New Roman" w:cstheme="minorHAnsi"/>
          <w:color w:val="000000"/>
          <w:sz w:val="24"/>
          <w:szCs w:val="24"/>
          <w:rPrChange w:id="608" w:author="Madhuri K S" w:date="2020-05-21T19:14:00Z">
            <w:rPr>
              <w:rFonts w:ascii="Arial" w:eastAsia="Times New Roman" w:hAnsi="Arial" w:cs="Arial"/>
              <w:color w:val="000000"/>
              <w:sz w:val="30"/>
              <w:szCs w:val="30"/>
            </w:rPr>
          </w:rPrChange>
        </w:rPr>
      </w:pPr>
      <w:del w:id="609" w:author="Madhuri K S" w:date="2020-05-21T19:14:00Z">
        <w:r w:rsidRPr="00490816" w:rsidDel="00490816">
          <w:rPr>
            <w:rFonts w:eastAsia="Times New Roman" w:cstheme="minorHAnsi"/>
            <w:color w:val="000000"/>
            <w:sz w:val="24"/>
            <w:szCs w:val="24"/>
            <w:rPrChange w:id="610" w:author="Madhuri K S" w:date="2020-05-21T19:14:00Z">
              <w:rPr>
                <w:rFonts w:ascii="Arial" w:eastAsia="Times New Roman" w:hAnsi="Arial" w:cs="Arial"/>
                <w:color w:val="000000"/>
                <w:sz w:val="30"/>
                <w:szCs w:val="30"/>
              </w:rPr>
            </w:rPrChange>
          </w:rPr>
          <w:delText xml:space="preserve">2. </w:delText>
        </w:r>
      </w:del>
      <w:r w:rsidRPr="00490816">
        <w:rPr>
          <w:rFonts w:eastAsia="Times New Roman" w:cstheme="minorHAnsi"/>
          <w:color w:val="000000"/>
          <w:sz w:val="24"/>
          <w:szCs w:val="24"/>
          <w:rPrChange w:id="611" w:author="Madhuri K S" w:date="2020-05-21T19:14:00Z">
            <w:rPr>
              <w:rFonts w:ascii="Arial" w:eastAsia="Times New Roman" w:hAnsi="Arial" w:cs="Arial"/>
              <w:color w:val="000000"/>
              <w:sz w:val="30"/>
              <w:szCs w:val="30"/>
            </w:rPr>
          </w:rPrChange>
        </w:rPr>
        <w:t>Browse the cluster</w:t>
      </w:r>
    </w:p>
    <w:p w:rsidR="00173F52" w:rsidRPr="00490816" w:rsidRDefault="00173F52" w:rsidP="00173F52">
      <w:pPr>
        <w:spacing w:after="240" w:line="240" w:lineRule="auto"/>
        <w:rPr>
          <w:rFonts w:eastAsia="Times New Roman" w:cstheme="minorHAnsi"/>
          <w:rPrChange w:id="612" w:author="Madhuri K S" w:date="2020-05-21T19:15:00Z">
            <w:rPr>
              <w:rFonts w:ascii="Times New Roman" w:eastAsia="Times New Roman" w:hAnsi="Times New Roman" w:cs="Times New Roman"/>
              <w:sz w:val="24"/>
              <w:szCs w:val="24"/>
            </w:rPr>
          </w:rPrChange>
        </w:rPr>
      </w:pPr>
      <w:r w:rsidRPr="00490816">
        <w:rPr>
          <w:rFonts w:eastAsia="Times New Roman" w:cstheme="minorHAnsi"/>
          <w:rPrChange w:id="613" w:author="Madhuri K S" w:date="2020-05-21T19:15:00Z">
            <w:rPr>
              <w:rFonts w:ascii="Times New Roman" w:eastAsia="Times New Roman" w:hAnsi="Times New Roman" w:cs="Times New Roman"/>
              <w:sz w:val="24"/>
              <w:szCs w:val="24"/>
            </w:rPr>
          </w:rPrChange>
        </w:rPr>
        <w:lastRenderedPageBreak/>
        <w:t>Run the following command. A new browser tab or window will open with the Kubernetes dashboard automatically.</w:t>
      </w:r>
    </w:p>
    <w:p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proofErr w:type="spellStart"/>
      <w:proofErr w:type="gramStart"/>
      <w:r w:rsidRPr="00173F52">
        <w:rPr>
          <w:rFonts w:ascii="Consolas" w:eastAsia="Times New Roman" w:hAnsi="Consolas" w:cs="Courier New"/>
          <w:color w:val="000000"/>
          <w:sz w:val="18"/>
          <w:szCs w:val="18"/>
        </w:rPr>
        <w:t>az</w:t>
      </w:r>
      <w:proofErr w:type="spellEnd"/>
      <w:proofErr w:type="gramEnd"/>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aks</w:t>
      </w:r>
      <w:proofErr w:type="spellEnd"/>
      <w:r w:rsidRPr="00173F52">
        <w:rPr>
          <w:rFonts w:ascii="Consolas" w:eastAsia="Times New Roman" w:hAnsi="Consolas" w:cs="Courier New"/>
          <w:color w:val="000000"/>
          <w:sz w:val="18"/>
          <w:szCs w:val="18"/>
        </w:rPr>
        <w:t xml:space="preserve"> browse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coolapp</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name coolk8s</w:t>
      </w:r>
    </w:p>
    <w:p w:rsidR="00173F52" w:rsidRPr="00173F52" w:rsidDel="00490816" w:rsidRDefault="00173F52" w:rsidP="00173F52">
      <w:pPr>
        <w:spacing w:after="240" w:line="240" w:lineRule="auto"/>
        <w:rPr>
          <w:del w:id="614" w:author="Madhuri K S" w:date="2020-05-21T19:15:00Z"/>
          <w:rFonts w:ascii="Times New Roman" w:eastAsia="Times New Roman" w:hAnsi="Times New Roman" w:cs="Times New Roman"/>
          <w:sz w:val="24"/>
          <w:szCs w:val="24"/>
        </w:rPr>
      </w:pPr>
      <w:del w:id="615" w:author="Madhuri K S" w:date="2020-05-21T19:15:00Z">
        <w:r w:rsidRPr="00173F52" w:rsidDel="00490816">
          <w:rPr>
            <w:rFonts w:ascii="Times New Roman" w:eastAsia="Times New Roman" w:hAnsi="Times New Roman" w:cs="Times New Roman"/>
            <w:sz w:val="24"/>
            <w:szCs w:val="24"/>
          </w:rPr>
          <w:delText>Wait a few more seconds, and the Kubernetes dashboard will appear:</w:delText>
        </w:r>
      </w:del>
    </w:p>
    <w:p w:rsidR="00173F52" w:rsidRPr="00173F52" w:rsidRDefault="00173F52" w:rsidP="00173F52">
      <w:pPr>
        <w:spacing w:after="240" w:line="240" w:lineRule="auto"/>
        <w:rPr>
          <w:rFonts w:ascii="Times New Roman" w:eastAsia="Times New Roman" w:hAnsi="Times New Roman" w:cs="Times New Roman"/>
          <w:sz w:val="24"/>
          <w:szCs w:val="24"/>
        </w:rPr>
      </w:pPr>
      <w:r w:rsidRPr="00173F52">
        <w:rPr>
          <w:rFonts w:ascii="Times New Roman" w:eastAsia="Times New Roman" w:hAnsi="Times New Roman" w:cs="Times New Roman"/>
          <w:noProof/>
          <w:sz w:val="24"/>
          <w:szCs w:val="24"/>
          <w:lang w:val="en-IN" w:eastAsia="en-IN"/>
        </w:rPr>
        <w:drawing>
          <wp:inline distT="0" distB="0" distL="0" distR="0">
            <wp:extent cx="5943600" cy="4098925"/>
            <wp:effectExtent l="0" t="0" r="0" b="0"/>
            <wp:docPr id="8" name="Picture 8" descr="Kubernetes Dashboard A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ubernetes Dashboard AK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98925"/>
                    </a:xfrm>
                    <a:prstGeom prst="rect">
                      <a:avLst/>
                    </a:prstGeom>
                    <a:noFill/>
                    <a:ln>
                      <a:noFill/>
                    </a:ln>
                  </pic:spPr>
                </pic:pic>
              </a:graphicData>
            </a:graphic>
          </wp:inline>
        </w:drawing>
      </w:r>
    </w:p>
    <w:p w:rsidR="00173F52" w:rsidRPr="00490816" w:rsidRDefault="00173F52" w:rsidP="00173F52">
      <w:pPr>
        <w:spacing w:after="240" w:line="240" w:lineRule="auto"/>
        <w:rPr>
          <w:rFonts w:eastAsia="Times New Roman" w:cstheme="minorHAnsi"/>
          <w:rPrChange w:id="616" w:author="Madhuri K S" w:date="2020-05-21T19:18:00Z">
            <w:rPr>
              <w:rFonts w:ascii="Times New Roman" w:eastAsia="Times New Roman" w:hAnsi="Times New Roman" w:cs="Times New Roman"/>
              <w:sz w:val="24"/>
              <w:szCs w:val="24"/>
            </w:rPr>
          </w:rPrChange>
        </w:rPr>
      </w:pPr>
      <w:r w:rsidRPr="00490816">
        <w:rPr>
          <w:rFonts w:eastAsia="Times New Roman" w:cstheme="minorHAnsi"/>
          <w:rPrChange w:id="617" w:author="Madhuri K S" w:date="2020-05-21T19:18:00Z">
            <w:rPr>
              <w:rFonts w:ascii="Times New Roman" w:eastAsia="Times New Roman" w:hAnsi="Times New Roman" w:cs="Times New Roman"/>
              <w:sz w:val="24"/>
              <w:szCs w:val="24"/>
            </w:rPr>
          </w:rPrChange>
        </w:rPr>
        <w:t xml:space="preserve">If </w:t>
      </w:r>
      <w:ins w:id="618" w:author="Madhuri K S" w:date="2020-05-21T19:15:00Z">
        <w:r w:rsidR="00490816" w:rsidRPr="00490816">
          <w:rPr>
            <w:rFonts w:eastAsia="Times New Roman" w:cstheme="minorHAnsi"/>
            <w:rPrChange w:id="619" w:author="Madhuri K S" w:date="2020-05-21T19:18:00Z">
              <w:rPr>
                <w:rFonts w:ascii="Times New Roman" w:eastAsia="Times New Roman" w:hAnsi="Times New Roman" w:cs="Times New Roman"/>
                <w:sz w:val="24"/>
                <w:szCs w:val="24"/>
              </w:rPr>
            </w:rPrChange>
          </w:rPr>
          <w:t xml:space="preserve">the </w:t>
        </w:r>
      </w:ins>
      <w:del w:id="620" w:author="Madhuri K S" w:date="2020-05-21T19:15:00Z">
        <w:r w:rsidRPr="00490816" w:rsidDel="00490816">
          <w:rPr>
            <w:rFonts w:eastAsia="Times New Roman" w:cstheme="minorHAnsi"/>
            <w:rPrChange w:id="621" w:author="Madhuri K S" w:date="2020-05-21T19:18:00Z">
              <w:rPr>
                <w:rFonts w:ascii="Times New Roman" w:eastAsia="Times New Roman" w:hAnsi="Times New Roman" w:cs="Times New Roman"/>
                <w:sz w:val="24"/>
                <w:szCs w:val="24"/>
              </w:rPr>
            </w:rPrChange>
          </w:rPr>
          <w:delText xml:space="preserve">your </w:delText>
        </w:r>
      </w:del>
      <w:r w:rsidRPr="00490816">
        <w:rPr>
          <w:rFonts w:eastAsia="Times New Roman" w:cstheme="minorHAnsi"/>
          <w:rPrChange w:id="622" w:author="Madhuri K S" w:date="2020-05-21T19:18:00Z">
            <w:rPr>
              <w:rFonts w:ascii="Times New Roman" w:eastAsia="Times New Roman" w:hAnsi="Times New Roman" w:cs="Times New Roman"/>
              <w:sz w:val="24"/>
              <w:szCs w:val="24"/>
            </w:rPr>
          </w:rPrChange>
        </w:rPr>
        <w:t xml:space="preserve">screen </w:t>
      </w:r>
      <w:ins w:id="623" w:author="Madhuri K S" w:date="2020-05-21T19:15:00Z">
        <w:r w:rsidR="00490816" w:rsidRPr="00490816">
          <w:rPr>
            <w:rFonts w:eastAsia="Times New Roman" w:cstheme="minorHAnsi"/>
            <w:rPrChange w:id="624" w:author="Madhuri K S" w:date="2020-05-21T19:18:00Z">
              <w:rPr>
                <w:rFonts w:ascii="Times New Roman" w:eastAsia="Times New Roman" w:hAnsi="Times New Roman" w:cs="Times New Roman"/>
                <w:sz w:val="24"/>
                <w:szCs w:val="24"/>
              </w:rPr>
            </w:rPrChange>
          </w:rPr>
          <w:t>appears similar to the one mentioned above, the</w:t>
        </w:r>
      </w:ins>
      <w:ins w:id="625" w:author="Madhuri K S" w:date="2020-05-21T19:17:00Z">
        <w:r w:rsidR="00490816" w:rsidRPr="00490816">
          <w:rPr>
            <w:rFonts w:eastAsia="Times New Roman" w:cstheme="minorHAnsi"/>
            <w:rPrChange w:id="626" w:author="Madhuri K S" w:date="2020-05-21T19:18:00Z">
              <w:rPr>
                <w:rFonts w:ascii="Times New Roman" w:eastAsia="Times New Roman" w:hAnsi="Times New Roman" w:cs="Times New Roman"/>
                <w:sz w:val="24"/>
                <w:szCs w:val="24"/>
              </w:rPr>
            </w:rPrChange>
          </w:rPr>
          <w:t>n the</w:t>
        </w:r>
      </w:ins>
      <w:ins w:id="627" w:author="Madhuri K S" w:date="2020-05-21T19:15:00Z">
        <w:r w:rsidR="00490816" w:rsidRPr="00490816">
          <w:rPr>
            <w:rFonts w:eastAsia="Times New Roman" w:cstheme="minorHAnsi"/>
            <w:rPrChange w:id="628" w:author="Madhuri K S" w:date="2020-05-21T19:18:00Z">
              <w:rPr>
                <w:rFonts w:ascii="Times New Roman" w:eastAsia="Times New Roman" w:hAnsi="Times New Roman" w:cs="Times New Roman"/>
                <w:sz w:val="24"/>
                <w:szCs w:val="24"/>
              </w:rPr>
            </w:rPrChange>
          </w:rPr>
          <w:t xml:space="preserve"> cluster is </w:t>
        </w:r>
      </w:ins>
      <w:ins w:id="629" w:author="Madhuri K S" w:date="2020-05-21T19:16:00Z">
        <w:r w:rsidR="00490816" w:rsidRPr="00490816">
          <w:rPr>
            <w:rFonts w:eastAsia="Times New Roman" w:cstheme="minorHAnsi"/>
            <w:rPrChange w:id="630" w:author="Madhuri K S" w:date="2020-05-21T19:18:00Z">
              <w:rPr>
                <w:rFonts w:ascii="Times New Roman" w:eastAsia="Times New Roman" w:hAnsi="Times New Roman" w:cs="Times New Roman"/>
                <w:sz w:val="24"/>
                <w:szCs w:val="24"/>
              </w:rPr>
            </w:rPrChange>
          </w:rPr>
          <w:t>functioning</w:t>
        </w:r>
      </w:ins>
      <w:del w:id="631" w:author="Madhuri K S" w:date="2020-05-21T19:15:00Z">
        <w:r w:rsidRPr="00490816" w:rsidDel="00490816">
          <w:rPr>
            <w:rFonts w:eastAsia="Times New Roman" w:cstheme="minorHAnsi"/>
            <w:rPrChange w:id="632" w:author="Madhuri K S" w:date="2020-05-21T19:18:00Z">
              <w:rPr>
                <w:rFonts w:ascii="Times New Roman" w:eastAsia="Times New Roman" w:hAnsi="Times New Roman" w:cs="Times New Roman"/>
                <w:sz w:val="24"/>
                <w:szCs w:val="24"/>
              </w:rPr>
            </w:rPrChange>
          </w:rPr>
          <w:delText>looks</w:delText>
        </w:r>
      </w:del>
      <w:del w:id="633" w:author="Madhuri K S" w:date="2020-05-21T19:16:00Z">
        <w:r w:rsidRPr="00490816" w:rsidDel="00490816">
          <w:rPr>
            <w:rFonts w:eastAsia="Times New Roman" w:cstheme="minorHAnsi"/>
            <w:rPrChange w:id="634" w:author="Madhuri K S" w:date="2020-05-21T19:18:00Z">
              <w:rPr>
                <w:rFonts w:ascii="Times New Roman" w:eastAsia="Times New Roman" w:hAnsi="Times New Roman" w:cs="Times New Roman"/>
                <w:sz w:val="24"/>
                <w:szCs w:val="24"/>
              </w:rPr>
            </w:rPrChange>
          </w:rPr>
          <w:delText xml:space="preserve"> like this one, congratulations! That means your cluster works and you can connect to it</w:delText>
        </w:r>
      </w:del>
      <w:ins w:id="635" w:author="Madhuri K S" w:date="2020-05-21T19:16:00Z">
        <w:r w:rsidR="00490816" w:rsidRPr="00490816">
          <w:rPr>
            <w:rFonts w:eastAsia="Times New Roman" w:cstheme="minorHAnsi"/>
            <w:rPrChange w:id="636" w:author="Madhuri K S" w:date="2020-05-21T19:18:00Z">
              <w:rPr>
                <w:rFonts w:ascii="Times New Roman" w:eastAsia="Times New Roman" w:hAnsi="Times New Roman" w:cs="Times New Roman"/>
                <w:sz w:val="24"/>
                <w:szCs w:val="24"/>
              </w:rPr>
            </w:rPrChange>
          </w:rPr>
          <w:t xml:space="preserve"> with ease</w:t>
        </w:r>
      </w:ins>
      <w:r w:rsidRPr="00490816">
        <w:rPr>
          <w:rFonts w:eastAsia="Times New Roman" w:cstheme="minorHAnsi"/>
          <w:rPrChange w:id="637" w:author="Madhuri K S" w:date="2020-05-21T19:18:00Z">
            <w:rPr>
              <w:rFonts w:ascii="Times New Roman" w:eastAsia="Times New Roman" w:hAnsi="Times New Roman" w:cs="Times New Roman"/>
              <w:sz w:val="24"/>
              <w:szCs w:val="24"/>
            </w:rPr>
          </w:rPrChange>
        </w:rPr>
        <w:t>.</w:t>
      </w:r>
    </w:p>
    <w:p w:rsidR="00173F52" w:rsidRPr="00490816" w:rsidRDefault="00173F52" w:rsidP="00173F52">
      <w:pPr>
        <w:spacing w:before="480" w:after="168" w:line="240" w:lineRule="auto"/>
        <w:outlineLvl w:val="2"/>
        <w:rPr>
          <w:rFonts w:eastAsia="Times New Roman" w:cstheme="minorHAnsi"/>
          <w:color w:val="000000"/>
          <w:sz w:val="24"/>
          <w:szCs w:val="24"/>
          <w:rPrChange w:id="638" w:author="Madhuri K S" w:date="2020-05-21T19:17:00Z">
            <w:rPr>
              <w:rFonts w:ascii="Arial" w:eastAsia="Times New Roman" w:hAnsi="Arial" w:cs="Arial"/>
              <w:color w:val="000000"/>
              <w:sz w:val="30"/>
              <w:szCs w:val="30"/>
            </w:rPr>
          </w:rPrChange>
        </w:rPr>
      </w:pPr>
      <w:r w:rsidRPr="00490816">
        <w:rPr>
          <w:rFonts w:eastAsia="Times New Roman" w:cstheme="minorHAnsi"/>
          <w:color w:val="000000"/>
          <w:sz w:val="24"/>
          <w:szCs w:val="24"/>
          <w:rPrChange w:id="639" w:author="Madhuri K S" w:date="2020-05-21T19:17:00Z">
            <w:rPr>
              <w:rFonts w:ascii="Arial" w:eastAsia="Times New Roman" w:hAnsi="Arial" w:cs="Arial"/>
              <w:color w:val="000000"/>
              <w:sz w:val="30"/>
              <w:szCs w:val="30"/>
            </w:rPr>
          </w:rPrChange>
        </w:rPr>
        <w:t>Clean up your resources</w:t>
      </w:r>
    </w:p>
    <w:p w:rsidR="00173F52" w:rsidRPr="00490816" w:rsidRDefault="0050675F" w:rsidP="00173F52">
      <w:pPr>
        <w:spacing w:after="240" w:line="240" w:lineRule="auto"/>
        <w:rPr>
          <w:rFonts w:eastAsia="Times New Roman" w:cstheme="minorHAnsi"/>
          <w:rPrChange w:id="640" w:author="Madhuri K S" w:date="2020-05-21T19:18:00Z">
            <w:rPr>
              <w:rFonts w:ascii="Times New Roman" w:eastAsia="Times New Roman" w:hAnsi="Times New Roman" w:cs="Times New Roman"/>
              <w:sz w:val="24"/>
              <w:szCs w:val="24"/>
            </w:rPr>
          </w:rPrChange>
        </w:rPr>
      </w:pPr>
      <w:r w:rsidRPr="00490816">
        <w:rPr>
          <w:rFonts w:eastAsia="Times New Roman" w:cstheme="minorHAnsi"/>
          <w:rPrChange w:id="641" w:author="Madhuri K S" w:date="2020-05-21T19:18:00Z">
            <w:rPr>
              <w:rFonts w:ascii="Times New Roman" w:eastAsia="Times New Roman" w:hAnsi="Times New Roman" w:cs="Times New Roman"/>
              <w:sz w:val="24"/>
              <w:szCs w:val="24"/>
            </w:rPr>
          </w:rPrChange>
        </w:rPr>
        <w:t>D</w:t>
      </w:r>
      <w:r w:rsidR="00173F52" w:rsidRPr="00490816">
        <w:rPr>
          <w:rFonts w:eastAsia="Times New Roman" w:cstheme="minorHAnsi"/>
          <w:rPrChange w:id="642" w:author="Madhuri K S" w:date="2020-05-21T19:18:00Z">
            <w:rPr>
              <w:rFonts w:ascii="Times New Roman" w:eastAsia="Times New Roman" w:hAnsi="Times New Roman" w:cs="Times New Roman"/>
              <w:sz w:val="24"/>
              <w:szCs w:val="24"/>
            </w:rPr>
          </w:rPrChange>
        </w:rPr>
        <w:t>elete the AKS cluster by running the following command</w:t>
      </w:r>
      <w:del w:id="643" w:author="Madhuri K S" w:date="2020-05-21T19:17:00Z">
        <w:r w:rsidR="00173F52" w:rsidRPr="00490816" w:rsidDel="00490816">
          <w:rPr>
            <w:rFonts w:eastAsia="Times New Roman" w:cstheme="minorHAnsi"/>
            <w:rPrChange w:id="644" w:author="Madhuri K S" w:date="2020-05-21T19:18:00Z">
              <w:rPr>
                <w:rFonts w:ascii="Times New Roman" w:eastAsia="Times New Roman" w:hAnsi="Times New Roman" w:cs="Times New Roman"/>
                <w:sz w:val="24"/>
                <w:szCs w:val="24"/>
              </w:rPr>
            </w:rPrChange>
          </w:rPr>
          <w:delText xml:space="preserve"> and then confirming </w:delText>
        </w:r>
        <w:r w:rsidRPr="00490816" w:rsidDel="00490816">
          <w:rPr>
            <w:rFonts w:eastAsia="Times New Roman" w:cstheme="minorHAnsi"/>
            <w:rPrChange w:id="645" w:author="Madhuri K S" w:date="2020-05-21T19:18:00Z">
              <w:rPr>
                <w:rFonts w:ascii="Times New Roman" w:eastAsia="Times New Roman" w:hAnsi="Times New Roman" w:cs="Times New Roman"/>
                <w:sz w:val="24"/>
                <w:szCs w:val="24"/>
              </w:rPr>
            </w:rPrChange>
          </w:rPr>
          <w:delText>the</w:delText>
        </w:r>
        <w:r w:rsidR="00173F52" w:rsidRPr="00490816" w:rsidDel="00490816">
          <w:rPr>
            <w:rFonts w:eastAsia="Times New Roman" w:cstheme="minorHAnsi"/>
            <w:rPrChange w:id="646" w:author="Madhuri K S" w:date="2020-05-21T19:18:00Z">
              <w:rPr>
                <w:rFonts w:ascii="Times New Roman" w:eastAsia="Times New Roman" w:hAnsi="Times New Roman" w:cs="Times New Roman"/>
                <w:sz w:val="24"/>
                <w:szCs w:val="24"/>
              </w:rPr>
            </w:rPrChange>
          </w:rPr>
          <w:delText xml:space="preserve"> delete </w:delText>
        </w:r>
      </w:del>
      <w:r w:rsidR="00173F52" w:rsidRPr="00490816">
        <w:rPr>
          <w:rFonts w:eastAsia="Times New Roman" w:cstheme="minorHAnsi"/>
          <w:rPrChange w:id="647" w:author="Madhuri K S" w:date="2020-05-21T19:18:00Z">
            <w:rPr>
              <w:rFonts w:ascii="Times New Roman" w:eastAsia="Times New Roman" w:hAnsi="Times New Roman" w:cs="Times New Roman"/>
              <w:sz w:val="24"/>
              <w:szCs w:val="24"/>
            </w:rPr>
          </w:rPrChange>
        </w:rPr>
        <w:t>:</w:t>
      </w:r>
    </w:p>
    <w:p w:rsidR="00173F52" w:rsidRPr="00173F52" w:rsidRDefault="00173F52" w:rsidP="00173F52">
      <w:pPr>
        <w:pBdr>
          <w:top w:val="single" w:sz="6" w:space="2" w:color="888888"/>
          <w:left w:val="single" w:sz="6" w:space="2" w:color="888888"/>
          <w:bottom w:val="single" w:sz="6" w:space="2" w:color="888888"/>
          <w:right w:val="single" w:sz="6" w:space="2" w:color="88888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15" w:line="240" w:lineRule="auto"/>
        <w:rPr>
          <w:rFonts w:ascii="Consolas" w:eastAsia="Times New Roman" w:hAnsi="Consolas" w:cs="Courier New"/>
          <w:color w:val="555555"/>
          <w:sz w:val="18"/>
          <w:szCs w:val="18"/>
        </w:rPr>
      </w:pPr>
      <w:proofErr w:type="spellStart"/>
      <w:proofErr w:type="gramStart"/>
      <w:r w:rsidRPr="00173F52">
        <w:rPr>
          <w:rFonts w:ascii="Consolas" w:eastAsia="Times New Roman" w:hAnsi="Consolas" w:cs="Courier New"/>
          <w:color w:val="000000"/>
          <w:sz w:val="18"/>
          <w:szCs w:val="18"/>
        </w:rPr>
        <w:t>az</w:t>
      </w:r>
      <w:proofErr w:type="spellEnd"/>
      <w:proofErr w:type="gramEnd"/>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aks</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000088"/>
          <w:sz w:val="18"/>
          <w:szCs w:val="18"/>
        </w:rPr>
        <w:t>delete</w:t>
      </w:r>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resource</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88"/>
          <w:sz w:val="18"/>
          <w:szCs w:val="18"/>
        </w:rPr>
        <w:t>group</w:t>
      </w:r>
      <w:r w:rsidRPr="00173F52">
        <w:rPr>
          <w:rFonts w:ascii="Consolas" w:eastAsia="Times New Roman" w:hAnsi="Consolas" w:cs="Courier New"/>
          <w:color w:val="000000"/>
          <w:sz w:val="18"/>
          <w:szCs w:val="18"/>
        </w:rPr>
        <w:t xml:space="preserve"> </w:t>
      </w:r>
      <w:proofErr w:type="spellStart"/>
      <w:r w:rsidRPr="00173F52">
        <w:rPr>
          <w:rFonts w:ascii="Consolas" w:eastAsia="Times New Roman" w:hAnsi="Consolas" w:cs="Courier New"/>
          <w:color w:val="000000"/>
          <w:sz w:val="18"/>
          <w:szCs w:val="18"/>
        </w:rPr>
        <w:t>coolapp</w:t>
      </w:r>
      <w:proofErr w:type="spellEnd"/>
      <w:r w:rsidRPr="00173F52">
        <w:rPr>
          <w:rFonts w:ascii="Consolas" w:eastAsia="Times New Roman" w:hAnsi="Consolas" w:cs="Courier New"/>
          <w:color w:val="000000"/>
          <w:sz w:val="18"/>
          <w:szCs w:val="18"/>
        </w:rPr>
        <w:t xml:space="preserve"> </w:t>
      </w:r>
      <w:r w:rsidRPr="00173F52">
        <w:rPr>
          <w:rFonts w:ascii="Consolas" w:eastAsia="Times New Roman" w:hAnsi="Consolas" w:cs="Courier New"/>
          <w:color w:val="666600"/>
          <w:sz w:val="18"/>
          <w:szCs w:val="18"/>
        </w:rPr>
        <w:t>--</w:t>
      </w:r>
      <w:r w:rsidRPr="00173F52">
        <w:rPr>
          <w:rFonts w:ascii="Consolas" w:eastAsia="Times New Roman" w:hAnsi="Consolas" w:cs="Courier New"/>
          <w:color w:val="000000"/>
          <w:sz w:val="18"/>
          <w:szCs w:val="18"/>
        </w:rPr>
        <w:t>name coolk8s</w:t>
      </w:r>
    </w:p>
    <w:p w:rsidR="00173F52" w:rsidRPr="00490816" w:rsidRDefault="00173F52" w:rsidP="00173F52">
      <w:pPr>
        <w:spacing w:after="240" w:line="240" w:lineRule="auto"/>
        <w:rPr>
          <w:rFonts w:eastAsia="Times New Roman" w:cstheme="minorHAnsi"/>
          <w:rPrChange w:id="648" w:author="Madhuri K S" w:date="2020-05-21T19:18:00Z">
            <w:rPr>
              <w:rFonts w:ascii="Times New Roman" w:eastAsia="Times New Roman" w:hAnsi="Times New Roman" w:cs="Times New Roman"/>
              <w:sz w:val="24"/>
              <w:szCs w:val="24"/>
            </w:rPr>
          </w:rPrChange>
        </w:rPr>
      </w:pPr>
      <w:del w:id="649" w:author="Madhuri K S" w:date="2020-05-21T19:17:00Z">
        <w:r w:rsidRPr="00490816" w:rsidDel="00490816">
          <w:rPr>
            <w:rFonts w:eastAsia="Times New Roman" w:cstheme="minorHAnsi"/>
            <w:rPrChange w:id="650" w:author="Madhuri K S" w:date="2020-05-21T19:18:00Z">
              <w:rPr>
                <w:rFonts w:ascii="Times New Roman" w:eastAsia="Times New Roman" w:hAnsi="Times New Roman" w:cs="Times New Roman"/>
                <w:sz w:val="24"/>
                <w:szCs w:val="24"/>
              </w:rPr>
            </w:rPrChange>
          </w:rPr>
          <w:delText>It will take some time to finish, but please keep an eye on the results of the command. The cluster might not be deleted, and you’ll end up </w:delText>
        </w:r>
        <w:r w:rsidR="00490816" w:rsidRPr="00490816" w:rsidDel="00490816">
          <w:rPr>
            <w:rFonts w:eastAsia="Times New Roman" w:cstheme="minorHAnsi"/>
            <w:color w:val="60C322"/>
            <w:u w:val="single"/>
            <w:rPrChange w:id="651" w:author="Madhuri K S" w:date="2020-05-21T19:18:00Z">
              <w:rPr>
                <w:rFonts w:ascii="Times New Roman" w:eastAsia="Times New Roman" w:hAnsi="Times New Roman" w:cs="Times New Roman"/>
                <w:color w:val="60C322"/>
                <w:sz w:val="24"/>
                <w:szCs w:val="24"/>
                <w:u w:val="single"/>
              </w:rPr>
            </w:rPrChange>
          </w:rPr>
          <w:fldChar w:fldCharType="begin"/>
        </w:r>
        <w:r w:rsidR="00490816" w:rsidRPr="00490816" w:rsidDel="00490816">
          <w:rPr>
            <w:rFonts w:eastAsia="Times New Roman" w:cstheme="minorHAnsi"/>
            <w:color w:val="60C322"/>
            <w:u w:val="single"/>
            <w:rPrChange w:id="652" w:author="Madhuri K S" w:date="2020-05-21T19:18:00Z">
              <w:rPr>
                <w:rFonts w:ascii="Times New Roman" w:eastAsia="Times New Roman" w:hAnsi="Times New Roman" w:cs="Times New Roman"/>
                <w:color w:val="60C322"/>
                <w:sz w:val="24"/>
                <w:szCs w:val="24"/>
                <w:u w:val="single"/>
              </w:rPr>
            </w:rPrChange>
          </w:rPr>
          <w:delInstrText xml:space="preserve"> HYPERLINK "https://azure.microsoft.com/en-us/pricing/details/container-service/" \t "_blank" </w:delInstrText>
        </w:r>
        <w:r w:rsidR="00490816" w:rsidRPr="00490816" w:rsidDel="00490816">
          <w:rPr>
            <w:rFonts w:eastAsia="Times New Roman" w:cstheme="minorHAnsi"/>
            <w:color w:val="60C322"/>
            <w:u w:val="single"/>
            <w:rPrChange w:id="653" w:author="Madhuri K S" w:date="2020-05-21T19:18:00Z">
              <w:rPr>
                <w:rFonts w:ascii="Times New Roman" w:eastAsia="Times New Roman" w:hAnsi="Times New Roman" w:cs="Times New Roman"/>
                <w:color w:val="60C322"/>
                <w:sz w:val="24"/>
                <w:szCs w:val="24"/>
                <w:u w:val="single"/>
              </w:rPr>
            </w:rPrChange>
          </w:rPr>
          <w:fldChar w:fldCharType="separate"/>
        </w:r>
        <w:r w:rsidRPr="00490816" w:rsidDel="00490816">
          <w:rPr>
            <w:rFonts w:eastAsia="Times New Roman" w:cstheme="minorHAnsi"/>
            <w:color w:val="60C322"/>
            <w:u w:val="single"/>
            <w:rPrChange w:id="654" w:author="Madhuri K S" w:date="2020-05-21T19:18:00Z">
              <w:rPr>
                <w:rFonts w:ascii="Times New Roman" w:eastAsia="Times New Roman" w:hAnsi="Times New Roman" w:cs="Times New Roman"/>
                <w:color w:val="60C322"/>
                <w:sz w:val="24"/>
                <w:szCs w:val="24"/>
                <w:u w:val="single"/>
              </w:rPr>
            </w:rPrChange>
          </w:rPr>
          <w:delText>paying</w:delText>
        </w:r>
        <w:r w:rsidR="00490816" w:rsidRPr="00490816" w:rsidDel="00490816">
          <w:rPr>
            <w:rFonts w:eastAsia="Times New Roman" w:cstheme="minorHAnsi"/>
            <w:color w:val="60C322"/>
            <w:u w:val="single"/>
            <w:rPrChange w:id="655" w:author="Madhuri K S" w:date="2020-05-21T19:18:00Z">
              <w:rPr>
                <w:rFonts w:ascii="Times New Roman" w:eastAsia="Times New Roman" w:hAnsi="Times New Roman" w:cs="Times New Roman"/>
                <w:color w:val="60C322"/>
                <w:sz w:val="24"/>
                <w:szCs w:val="24"/>
                <w:u w:val="single"/>
              </w:rPr>
            </w:rPrChange>
          </w:rPr>
          <w:fldChar w:fldCharType="end"/>
        </w:r>
        <w:r w:rsidRPr="00490816" w:rsidDel="00490816">
          <w:rPr>
            <w:rFonts w:eastAsia="Times New Roman" w:cstheme="minorHAnsi"/>
            <w:rPrChange w:id="656" w:author="Madhuri K S" w:date="2020-05-21T19:18:00Z">
              <w:rPr>
                <w:rFonts w:ascii="Times New Roman" w:eastAsia="Times New Roman" w:hAnsi="Times New Roman" w:cs="Times New Roman"/>
                <w:sz w:val="24"/>
                <w:szCs w:val="24"/>
              </w:rPr>
            </w:rPrChange>
          </w:rPr>
          <w:delText xml:space="preserve"> until you delete it. </w:delText>
        </w:r>
      </w:del>
      <w:r w:rsidRPr="00490816">
        <w:rPr>
          <w:rFonts w:eastAsia="Times New Roman" w:cstheme="minorHAnsi"/>
          <w:rPrChange w:id="657" w:author="Madhuri K S" w:date="2020-05-21T19:18:00Z">
            <w:rPr>
              <w:rFonts w:ascii="Times New Roman" w:eastAsia="Times New Roman" w:hAnsi="Times New Roman" w:cs="Times New Roman"/>
              <w:sz w:val="24"/>
              <w:szCs w:val="24"/>
            </w:rPr>
          </w:rPrChange>
        </w:rPr>
        <w:t>If you want to delete the resource group, run th</w:t>
      </w:r>
      <w:ins w:id="658" w:author="Madhuri K S" w:date="2020-05-21T19:17:00Z">
        <w:r w:rsidR="00490816" w:rsidRPr="00490816">
          <w:rPr>
            <w:rFonts w:eastAsia="Times New Roman" w:cstheme="minorHAnsi"/>
            <w:rPrChange w:id="659" w:author="Madhuri K S" w:date="2020-05-21T19:18:00Z">
              <w:rPr>
                <w:rFonts w:ascii="Times New Roman" w:eastAsia="Times New Roman" w:hAnsi="Times New Roman" w:cs="Times New Roman"/>
                <w:sz w:val="24"/>
                <w:szCs w:val="24"/>
              </w:rPr>
            </w:rPrChange>
          </w:rPr>
          <w:t>e below given</w:t>
        </w:r>
      </w:ins>
      <w:del w:id="660" w:author="Madhuri K S" w:date="2020-05-21T19:17:00Z">
        <w:r w:rsidRPr="00490816" w:rsidDel="00490816">
          <w:rPr>
            <w:rFonts w:eastAsia="Times New Roman" w:cstheme="minorHAnsi"/>
            <w:rPrChange w:id="661" w:author="Madhuri K S" w:date="2020-05-21T19:18:00Z">
              <w:rPr>
                <w:rFonts w:ascii="Times New Roman" w:eastAsia="Times New Roman" w:hAnsi="Times New Roman" w:cs="Times New Roman"/>
                <w:sz w:val="24"/>
                <w:szCs w:val="24"/>
              </w:rPr>
            </w:rPrChange>
          </w:rPr>
          <w:delText>is</w:delText>
        </w:r>
      </w:del>
      <w:r w:rsidRPr="00490816">
        <w:rPr>
          <w:rFonts w:eastAsia="Times New Roman" w:cstheme="minorHAnsi"/>
          <w:rPrChange w:id="662" w:author="Madhuri K S" w:date="2020-05-21T19:18:00Z">
            <w:rPr>
              <w:rFonts w:ascii="Times New Roman" w:eastAsia="Times New Roman" w:hAnsi="Times New Roman" w:cs="Times New Roman"/>
              <w:sz w:val="24"/>
              <w:szCs w:val="24"/>
            </w:rPr>
          </w:rPrChange>
        </w:rPr>
        <w:t xml:space="preserve"> command:</w:t>
      </w:r>
    </w:p>
    <w:p w:rsidR="00173F52" w:rsidRPr="00490816" w:rsidRDefault="00173F52" w:rsidP="00173F52">
      <w:pPr>
        <w:spacing w:after="240" w:line="240" w:lineRule="auto"/>
        <w:rPr>
          <w:rFonts w:eastAsia="Times New Roman" w:cstheme="minorHAnsi"/>
          <w:rPrChange w:id="663" w:author="Madhuri K S" w:date="2020-05-21T19:18:00Z">
            <w:rPr>
              <w:rFonts w:ascii="Times New Roman" w:eastAsia="Times New Roman" w:hAnsi="Times New Roman" w:cs="Times New Roman"/>
              <w:sz w:val="24"/>
              <w:szCs w:val="24"/>
            </w:rPr>
          </w:rPrChange>
        </w:rPr>
      </w:pPr>
      <w:proofErr w:type="spellStart"/>
      <w:proofErr w:type="gramStart"/>
      <w:r w:rsidRPr="00490816">
        <w:rPr>
          <w:rFonts w:eastAsia="Times New Roman" w:cstheme="minorHAnsi"/>
          <w:rPrChange w:id="664" w:author="Madhuri K S" w:date="2020-05-21T19:18:00Z">
            <w:rPr>
              <w:rFonts w:ascii="Times New Roman" w:eastAsia="Times New Roman" w:hAnsi="Times New Roman" w:cs="Times New Roman"/>
              <w:sz w:val="24"/>
              <w:szCs w:val="24"/>
            </w:rPr>
          </w:rPrChange>
        </w:rPr>
        <w:t>az</w:t>
      </w:r>
      <w:proofErr w:type="spellEnd"/>
      <w:proofErr w:type="gramEnd"/>
      <w:r w:rsidRPr="00490816">
        <w:rPr>
          <w:rFonts w:eastAsia="Times New Roman" w:cstheme="minorHAnsi"/>
          <w:rPrChange w:id="665" w:author="Madhuri K S" w:date="2020-05-21T19:18:00Z">
            <w:rPr>
              <w:rFonts w:ascii="Times New Roman" w:eastAsia="Times New Roman" w:hAnsi="Times New Roman" w:cs="Times New Roman"/>
              <w:sz w:val="24"/>
              <w:szCs w:val="24"/>
            </w:rPr>
          </w:rPrChange>
        </w:rPr>
        <w:t xml:space="preserve"> group delete -n </w:t>
      </w:r>
      <w:proofErr w:type="spellStart"/>
      <w:r w:rsidRPr="00490816">
        <w:rPr>
          <w:rFonts w:eastAsia="Times New Roman" w:cstheme="minorHAnsi"/>
          <w:rPrChange w:id="666" w:author="Madhuri K S" w:date="2020-05-21T19:18:00Z">
            <w:rPr>
              <w:rFonts w:ascii="Times New Roman" w:eastAsia="Times New Roman" w:hAnsi="Times New Roman" w:cs="Times New Roman"/>
              <w:sz w:val="24"/>
              <w:szCs w:val="24"/>
            </w:rPr>
          </w:rPrChange>
        </w:rPr>
        <w:t>coolapp</w:t>
      </w:r>
      <w:proofErr w:type="spellEnd"/>
    </w:p>
    <w:sectPr w:rsidR="00173F52" w:rsidRPr="00490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00095"/>
    <w:multiLevelType w:val="multilevel"/>
    <w:tmpl w:val="E60A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070BC"/>
    <w:multiLevelType w:val="multilevel"/>
    <w:tmpl w:val="5E4C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E368C"/>
    <w:multiLevelType w:val="multilevel"/>
    <w:tmpl w:val="D46A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871C72"/>
    <w:multiLevelType w:val="multilevel"/>
    <w:tmpl w:val="0A1E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dhuri K S">
    <w15:presenceInfo w15:providerId="Windows Live" w15:userId="06f576ffca512f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F52"/>
    <w:rsid w:val="0003267B"/>
    <w:rsid w:val="000A5FC8"/>
    <w:rsid w:val="00173F52"/>
    <w:rsid w:val="00256C4A"/>
    <w:rsid w:val="00270662"/>
    <w:rsid w:val="0032356F"/>
    <w:rsid w:val="00490816"/>
    <w:rsid w:val="004F20F7"/>
    <w:rsid w:val="0050675F"/>
    <w:rsid w:val="00531133"/>
    <w:rsid w:val="00746562"/>
    <w:rsid w:val="008F584F"/>
    <w:rsid w:val="00967A41"/>
    <w:rsid w:val="00AA13E7"/>
    <w:rsid w:val="00C21A27"/>
    <w:rsid w:val="00D65454"/>
    <w:rsid w:val="00DB1A91"/>
    <w:rsid w:val="00E41013"/>
    <w:rsid w:val="00E6551C"/>
    <w:rsid w:val="00EF2809"/>
    <w:rsid w:val="00F80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97A6C7-856A-4C22-982E-19322769A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73F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3F5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3F5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3F5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173F52"/>
    <w:rPr>
      <w:color w:val="0000FF"/>
      <w:u w:val="single"/>
    </w:rPr>
  </w:style>
  <w:style w:type="paragraph" w:styleId="NormalWeb">
    <w:name w:val="Normal (Web)"/>
    <w:basedOn w:val="Normal"/>
    <w:uiPriority w:val="99"/>
    <w:semiHidden/>
    <w:unhideWhenUsed/>
    <w:rsid w:val="00173F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s-cta-node">
    <w:name w:val="hs-cta-node"/>
    <w:basedOn w:val="DefaultParagraphFont"/>
    <w:rsid w:val="00173F52"/>
  </w:style>
  <w:style w:type="character" w:styleId="Strong">
    <w:name w:val="Strong"/>
    <w:basedOn w:val="DefaultParagraphFont"/>
    <w:uiPriority w:val="22"/>
    <w:qFormat/>
    <w:rsid w:val="00173F52"/>
    <w:rPr>
      <w:b/>
      <w:bCs/>
    </w:rPr>
  </w:style>
  <w:style w:type="paragraph" w:styleId="HTMLPreformatted">
    <w:name w:val="HTML Preformatted"/>
    <w:basedOn w:val="Normal"/>
    <w:link w:val="HTMLPreformattedChar"/>
    <w:uiPriority w:val="99"/>
    <w:semiHidden/>
    <w:unhideWhenUsed/>
    <w:rsid w:val="00173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3F52"/>
    <w:rPr>
      <w:rFonts w:ascii="Courier New" w:eastAsia="Times New Roman" w:hAnsi="Courier New" w:cs="Courier New"/>
      <w:sz w:val="20"/>
      <w:szCs w:val="20"/>
    </w:rPr>
  </w:style>
  <w:style w:type="character" w:customStyle="1" w:styleId="pln">
    <w:name w:val="pln"/>
    <w:basedOn w:val="DefaultParagraphFont"/>
    <w:rsid w:val="00173F52"/>
  </w:style>
  <w:style w:type="character" w:customStyle="1" w:styleId="kwd">
    <w:name w:val="kwd"/>
    <w:basedOn w:val="DefaultParagraphFont"/>
    <w:rsid w:val="00173F52"/>
  </w:style>
  <w:style w:type="character" w:customStyle="1" w:styleId="pun">
    <w:name w:val="pun"/>
    <w:basedOn w:val="DefaultParagraphFont"/>
    <w:rsid w:val="00173F52"/>
  </w:style>
  <w:style w:type="character" w:customStyle="1" w:styleId="lit">
    <w:name w:val="lit"/>
    <w:basedOn w:val="DefaultParagraphFont"/>
    <w:rsid w:val="00173F52"/>
  </w:style>
  <w:style w:type="character" w:customStyle="1" w:styleId="typ">
    <w:name w:val="typ"/>
    <w:basedOn w:val="DefaultParagraphFont"/>
    <w:rsid w:val="00173F52"/>
  </w:style>
  <w:style w:type="character" w:styleId="Emphasis">
    <w:name w:val="Emphasis"/>
    <w:basedOn w:val="DefaultParagraphFont"/>
    <w:uiPriority w:val="20"/>
    <w:qFormat/>
    <w:rsid w:val="00173F52"/>
    <w:rPr>
      <w:i/>
      <w:iCs/>
    </w:rPr>
  </w:style>
  <w:style w:type="paragraph" w:customStyle="1" w:styleId="a-tab-active">
    <w:name w:val="a-tab-active"/>
    <w:basedOn w:val="Normal"/>
    <w:rsid w:val="00173F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tab-last">
    <w:name w:val="a-tab-last"/>
    <w:basedOn w:val="Normal"/>
    <w:rsid w:val="00173F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autbox-date">
    <w:name w:val="wpautbox-date"/>
    <w:basedOn w:val="DefaultParagraphFont"/>
    <w:rsid w:val="00173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462700">
      <w:bodyDiv w:val="1"/>
      <w:marLeft w:val="0"/>
      <w:marRight w:val="0"/>
      <w:marTop w:val="0"/>
      <w:marBottom w:val="0"/>
      <w:divBdr>
        <w:top w:val="none" w:sz="0" w:space="0" w:color="auto"/>
        <w:left w:val="none" w:sz="0" w:space="0" w:color="auto"/>
        <w:bottom w:val="none" w:sz="0" w:space="0" w:color="auto"/>
        <w:right w:val="none" w:sz="0" w:space="0" w:color="auto"/>
      </w:divBdr>
      <w:divsChild>
        <w:div w:id="807556526">
          <w:marLeft w:val="0"/>
          <w:marRight w:val="0"/>
          <w:marTop w:val="120"/>
          <w:marBottom w:val="120"/>
          <w:divBdr>
            <w:top w:val="none" w:sz="0" w:space="0" w:color="auto"/>
            <w:left w:val="none" w:sz="0" w:space="0" w:color="auto"/>
            <w:bottom w:val="none" w:sz="0" w:space="0" w:color="auto"/>
            <w:right w:val="none" w:sz="0" w:space="0" w:color="auto"/>
          </w:divBdr>
        </w:div>
        <w:div w:id="613632596">
          <w:marLeft w:val="0"/>
          <w:marRight w:val="0"/>
          <w:marTop w:val="120"/>
          <w:marBottom w:val="120"/>
          <w:divBdr>
            <w:top w:val="none" w:sz="0" w:space="0" w:color="auto"/>
            <w:left w:val="none" w:sz="0" w:space="0" w:color="auto"/>
            <w:bottom w:val="none" w:sz="0" w:space="0" w:color="auto"/>
            <w:right w:val="none" w:sz="0" w:space="0" w:color="auto"/>
          </w:divBdr>
          <w:divsChild>
            <w:div w:id="1854569825">
              <w:marLeft w:val="0"/>
              <w:marRight w:val="0"/>
              <w:marTop w:val="100"/>
              <w:marBottom w:val="100"/>
              <w:divBdr>
                <w:top w:val="none" w:sz="0" w:space="0" w:color="auto"/>
                <w:left w:val="none" w:sz="0" w:space="0" w:color="auto"/>
                <w:bottom w:val="none" w:sz="0" w:space="0" w:color="auto"/>
                <w:right w:val="none" w:sz="0" w:space="0" w:color="auto"/>
              </w:divBdr>
              <w:divsChild>
                <w:div w:id="412244934">
                  <w:marLeft w:val="0"/>
                  <w:marRight w:val="0"/>
                  <w:marTop w:val="0"/>
                  <w:marBottom w:val="0"/>
                  <w:divBdr>
                    <w:top w:val="none" w:sz="0" w:space="0" w:color="auto"/>
                    <w:left w:val="none" w:sz="0" w:space="0" w:color="auto"/>
                    <w:bottom w:val="none" w:sz="0" w:space="0" w:color="auto"/>
                    <w:right w:val="none" w:sz="0" w:space="0" w:color="auto"/>
                  </w:divBdr>
                  <w:divsChild>
                    <w:div w:id="608047046">
                      <w:marLeft w:val="0"/>
                      <w:marRight w:val="0"/>
                      <w:marTop w:val="0"/>
                      <w:marBottom w:val="0"/>
                      <w:divBdr>
                        <w:top w:val="none" w:sz="0" w:space="0" w:color="auto"/>
                        <w:left w:val="none" w:sz="0" w:space="0" w:color="auto"/>
                        <w:bottom w:val="none" w:sz="0" w:space="0" w:color="auto"/>
                        <w:right w:val="none" w:sz="0" w:space="0" w:color="auto"/>
                      </w:divBdr>
                      <w:divsChild>
                        <w:div w:id="132868137">
                          <w:marLeft w:val="0"/>
                          <w:marRight w:val="0"/>
                          <w:marTop w:val="0"/>
                          <w:marBottom w:val="0"/>
                          <w:divBdr>
                            <w:top w:val="none" w:sz="0" w:space="0" w:color="auto"/>
                            <w:left w:val="none" w:sz="0" w:space="0" w:color="auto"/>
                            <w:bottom w:val="none" w:sz="0" w:space="0" w:color="auto"/>
                            <w:right w:val="none" w:sz="0" w:space="0" w:color="auto"/>
                          </w:divBdr>
                          <w:divsChild>
                            <w:div w:id="1581715027">
                              <w:marLeft w:val="0"/>
                              <w:marRight w:val="0"/>
                              <w:marTop w:val="0"/>
                              <w:marBottom w:val="0"/>
                              <w:divBdr>
                                <w:top w:val="none" w:sz="0" w:space="0" w:color="auto"/>
                                <w:left w:val="none" w:sz="0" w:space="0" w:color="auto"/>
                                <w:bottom w:val="none" w:sz="0" w:space="0" w:color="auto"/>
                                <w:right w:val="none" w:sz="0" w:space="0" w:color="auto"/>
                              </w:divBdr>
                              <w:divsChild>
                                <w:div w:id="1359768829">
                                  <w:marLeft w:val="0"/>
                                  <w:marRight w:val="0"/>
                                  <w:marTop w:val="0"/>
                                  <w:marBottom w:val="0"/>
                                  <w:divBdr>
                                    <w:top w:val="none" w:sz="0" w:space="0" w:color="auto"/>
                                    <w:left w:val="none" w:sz="0" w:space="0" w:color="auto"/>
                                    <w:bottom w:val="none" w:sz="0" w:space="0" w:color="auto"/>
                                    <w:right w:val="none" w:sz="0" w:space="0" w:color="auto"/>
                                  </w:divBdr>
                                  <w:divsChild>
                                    <w:div w:id="325861580">
                                      <w:marLeft w:val="0"/>
                                      <w:marRight w:val="0"/>
                                      <w:marTop w:val="0"/>
                                      <w:marBottom w:val="0"/>
                                      <w:divBdr>
                                        <w:top w:val="none" w:sz="0" w:space="0" w:color="auto"/>
                                        <w:left w:val="none" w:sz="0" w:space="0" w:color="auto"/>
                                        <w:bottom w:val="none" w:sz="0" w:space="0" w:color="auto"/>
                                        <w:right w:val="none" w:sz="0" w:space="0" w:color="auto"/>
                                      </w:divBdr>
                                      <w:divsChild>
                                        <w:div w:id="49500433">
                                          <w:marLeft w:val="0"/>
                                          <w:marRight w:val="0"/>
                                          <w:marTop w:val="0"/>
                                          <w:marBottom w:val="0"/>
                                          <w:divBdr>
                                            <w:top w:val="none" w:sz="0" w:space="0" w:color="auto"/>
                                            <w:left w:val="none" w:sz="0" w:space="0" w:color="auto"/>
                                            <w:bottom w:val="none" w:sz="0" w:space="0" w:color="auto"/>
                                            <w:right w:val="none" w:sz="0" w:space="0" w:color="auto"/>
                                          </w:divBdr>
                                          <w:divsChild>
                                            <w:div w:id="1458334888">
                                              <w:marLeft w:val="0"/>
                                              <w:marRight w:val="0"/>
                                              <w:marTop w:val="0"/>
                                              <w:marBottom w:val="0"/>
                                              <w:divBdr>
                                                <w:top w:val="none" w:sz="0" w:space="0" w:color="auto"/>
                                                <w:left w:val="none" w:sz="0" w:space="0" w:color="auto"/>
                                                <w:bottom w:val="none" w:sz="0" w:space="0" w:color="auto"/>
                                                <w:right w:val="none" w:sz="0" w:space="0" w:color="auto"/>
                                              </w:divBdr>
                                              <w:divsChild>
                                                <w:div w:id="1589075406">
                                                  <w:marLeft w:val="0"/>
                                                  <w:marRight w:val="0"/>
                                                  <w:marTop w:val="0"/>
                                                  <w:marBottom w:val="0"/>
                                                  <w:divBdr>
                                                    <w:top w:val="none" w:sz="0" w:space="0" w:color="auto"/>
                                                    <w:left w:val="none" w:sz="0" w:space="0" w:color="auto"/>
                                                    <w:bottom w:val="none" w:sz="0" w:space="0" w:color="auto"/>
                                                    <w:right w:val="none" w:sz="0" w:space="0" w:color="auto"/>
                                                  </w:divBdr>
                                                  <w:divsChild>
                                                    <w:div w:id="1072579611">
                                                      <w:marLeft w:val="0"/>
                                                      <w:marRight w:val="0"/>
                                                      <w:marTop w:val="0"/>
                                                      <w:marBottom w:val="0"/>
                                                      <w:divBdr>
                                                        <w:top w:val="none" w:sz="0" w:space="0" w:color="auto"/>
                                                        <w:left w:val="none" w:sz="0" w:space="0" w:color="auto"/>
                                                        <w:bottom w:val="none" w:sz="0" w:space="0" w:color="auto"/>
                                                        <w:right w:val="none" w:sz="0" w:space="0" w:color="auto"/>
                                                      </w:divBdr>
                                                    </w:div>
                                                  </w:divsChild>
                                                </w:div>
                                                <w:div w:id="151988456">
                                                  <w:marLeft w:val="0"/>
                                                  <w:marRight w:val="0"/>
                                                  <w:marTop w:val="0"/>
                                                  <w:marBottom w:val="0"/>
                                                  <w:divBdr>
                                                    <w:top w:val="none" w:sz="0" w:space="0" w:color="auto"/>
                                                    <w:left w:val="none" w:sz="0" w:space="0" w:color="auto"/>
                                                    <w:bottom w:val="none" w:sz="0" w:space="0" w:color="auto"/>
                                                    <w:right w:val="none" w:sz="0" w:space="0" w:color="auto"/>
                                                  </w:divBdr>
                                                  <w:divsChild>
                                                    <w:div w:id="1294747203">
                                                      <w:marLeft w:val="0"/>
                                                      <w:marRight w:val="0"/>
                                                      <w:marTop w:val="0"/>
                                                      <w:marBottom w:val="0"/>
                                                      <w:divBdr>
                                                        <w:top w:val="none" w:sz="0" w:space="0" w:color="auto"/>
                                                        <w:left w:val="none" w:sz="0" w:space="0" w:color="auto"/>
                                                        <w:bottom w:val="none" w:sz="0" w:space="0" w:color="auto"/>
                                                        <w:right w:val="none" w:sz="0" w:space="0" w:color="auto"/>
                                                      </w:divBdr>
                                                      <w:divsChild>
                                                        <w:div w:id="966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94595">
                                      <w:marLeft w:val="0"/>
                                      <w:marRight w:val="0"/>
                                      <w:marTop w:val="0"/>
                                      <w:marBottom w:val="0"/>
                                      <w:divBdr>
                                        <w:top w:val="none" w:sz="0" w:space="0" w:color="auto"/>
                                        <w:left w:val="none" w:sz="0" w:space="0" w:color="auto"/>
                                        <w:bottom w:val="none" w:sz="0" w:space="0" w:color="auto"/>
                                        <w:right w:val="none" w:sz="0" w:space="0" w:color="auto"/>
                                      </w:divBdr>
                                      <w:divsChild>
                                        <w:div w:id="1152600674">
                                          <w:marLeft w:val="0"/>
                                          <w:marRight w:val="0"/>
                                          <w:marTop w:val="0"/>
                                          <w:marBottom w:val="0"/>
                                          <w:divBdr>
                                            <w:top w:val="none" w:sz="0" w:space="0" w:color="auto"/>
                                            <w:left w:val="none" w:sz="0" w:space="0" w:color="auto"/>
                                            <w:bottom w:val="none" w:sz="0" w:space="0" w:color="auto"/>
                                            <w:right w:val="none" w:sz="0" w:space="0" w:color="auto"/>
                                          </w:divBdr>
                                          <w:divsChild>
                                            <w:div w:id="1843935855">
                                              <w:marLeft w:val="0"/>
                                              <w:marRight w:val="0"/>
                                              <w:marTop w:val="0"/>
                                              <w:marBottom w:val="0"/>
                                              <w:divBdr>
                                                <w:top w:val="none" w:sz="0" w:space="0" w:color="auto"/>
                                                <w:left w:val="none" w:sz="0" w:space="0" w:color="auto"/>
                                                <w:bottom w:val="none" w:sz="0" w:space="0" w:color="auto"/>
                                                <w:right w:val="none" w:sz="0" w:space="0" w:color="auto"/>
                                              </w:divBdr>
                                              <w:divsChild>
                                                <w:div w:id="46030199">
                                                  <w:marLeft w:val="0"/>
                                                  <w:marRight w:val="0"/>
                                                  <w:marTop w:val="0"/>
                                                  <w:marBottom w:val="0"/>
                                                  <w:divBdr>
                                                    <w:top w:val="none" w:sz="0" w:space="0" w:color="auto"/>
                                                    <w:left w:val="none" w:sz="0" w:space="0" w:color="auto"/>
                                                    <w:bottom w:val="none" w:sz="0" w:space="0" w:color="auto"/>
                                                    <w:right w:val="none" w:sz="0" w:space="0" w:color="auto"/>
                                                  </w:divBdr>
                                                  <w:divsChild>
                                                    <w:div w:id="1628583156">
                                                      <w:marLeft w:val="0"/>
                                                      <w:marRight w:val="0"/>
                                                      <w:marTop w:val="0"/>
                                                      <w:marBottom w:val="0"/>
                                                      <w:divBdr>
                                                        <w:top w:val="none" w:sz="0" w:space="0" w:color="auto"/>
                                                        <w:left w:val="none" w:sz="0" w:space="0" w:color="auto"/>
                                                        <w:bottom w:val="none" w:sz="0" w:space="0" w:color="auto"/>
                                                        <w:right w:val="none" w:sz="0" w:space="0" w:color="auto"/>
                                                      </w:divBdr>
                                                    </w:div>
                                                  </w:divsChild>
                                                </w:div>
                                                <w:div w:id="439178696">
                                                  <w:marLeft w:val="0"/>
                                                  <w:marRight w:val="0"/>
                                                  <w:marTop w:val="0"/>
                                                  <w:marBottom w:val="0"/>
                                                  <w:divBdr>
                                                    <w:top w:val="none" w:sz="0" w:space="0" w:color="auto"/>
                                                    <w:left w:val="none" w:sz="0" w:space="0" w:color="auto"/>
                                                    <w:bottom w:val="none" w:sz="0" w:space="0" w:color="auto"/>
                                                    <w:right w:val="none" w:sz="0" w:space="0" w:color="auto"/>
                                                  </w:divBdr>
                                                  <w:divsChild>
                                                    <w:div w:id="1832284842">
                                                      <w:marLeft w:val="0"/>
                                                      <w:marRight w:val="0"/>
                                                      <w:marTop w:val="0"/>
                                                      <w:marBottom w:val="0"/>
                                                      <w:divBdr>
                                                        <w:top w:val="none" w:sz="0" w:space="0" w:color="auto"/>
                                                        <w:left w:val="none" w:sz="0" w:space="0" w:color="auto"/>
                                                        <w:bottom w:val="none" w:sz="0" w:space="0" w:color="auto"/>
                                                        <w:right w:val="none" w:sz="0" w:space="0" w:color="auto"/>
                                                      </w:divBdr>
                                                      <w:divsChild>
                                                        <w:div w:id="11829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514380">
                                      <w:marLeft w:val="0"/>
                                      <w:marRight w:val="0"/>
                                      <w:marTop w:val="0"/>
                                      <w:marBottom w:val="0"/>
                                      <w:divBdr>
                                        <w:top w:val="none" w:sz="0" w:space="0" w:color="auto"/>
                                        <w:left w:val="none" w:sz="0" w:space="0" w:color="auto"/>
                                        <w:bottom w:val="none" w:sz="0" w:space="0" w:color="auto"/>
                                        <w:right w:val="none" w:sz="0" w:space="0" w:color="auto"/>
                                      </w:divBdr>
                                      <w:divsChild>
                                        <w:div w:id="668488050">
                                          <w:marLeft w:val="0"/>
                                          <w:marRight w:val="0"/>
                                          <w:marTop w:val="0"/>
                                          <w:marBottom w:val="0"/>
                                          <w:divBdr>
                                            <w:top w:val="none" w:sz="0" w:space="0" w:color="auto"/>
                                            <w:left w:val="none" w:sz="0" w:space="0" w:color="auto"/>
                                            <w:bottom w:val="none" w:sz="0" w:space="0" w:color="auto"/>
                                            <w:right w:val="none" w:sz="0" w:space="0" w:color="auto"/>
                                          </w:divBdr>
                                          <w:divsChild>
                                            <w:div w:id="99573771">
                                              <w:marLeft w:val="0"/>
                                              <w:marRight w:val="0"/>
                                              <w:marTop w:val="0"/>
                                              <w:marBottom w:val="0"/>
                                              <w:divBdr>
                                                <w:top w:val="none" w:sz="0" w:space="0" w:color="auto"/>
                                                <w:left w:val="none" w:sz="0" w:space="0" w:color="auto"/>
                                                <w:bottom w:val="none" w:sz="0" w:space="0" w:color="auto"/>
                                                <w:right w:val="none" w:sz="0" w:space="0" w:color="auto"/>
                                              </w:divBdr>
                                              <w:divsChild>
                                                <w:div w:id="1684355465">
                                                  <w:marLeft w:val="0"/>
                                                  <w:marRight w:val="0"/>
                                                  <w:marTop w:val="0"/>
                                                  <w:marBottom w:val="0"/>
                                                  <w:divBdr>
                                                    <w:top w:val="none" w:sz="0" w:space="0" w:color="auto"/>
                                                    <w:left w:val="none" w:sz="0" w:space="0" w:color="auto"/>
                                                    <w:bottom w:val="none" w:sz="0" w:space="0" w:color="auto"/>
                                                    <w:right w:val="none" w:sz="0" w:space="0" w:color="auto"/>
                                                  </w:divBdr>
                                                  <w:divsChild>
                                                    <w:div w:id="2106337052">
                                                      <w:marLeft w:val="0"/>
                                                      <w:marRight w:val="0"/>
                                                      <w:marTop w:val="0"/>
                                                      <w:marBottom w:val="0"/>
                                                      <w:divBdr>
                                                        <w:top w:val="none" w:sz="0" w:space="0" w:color="auto"/>
                                                        <w:left w:val="none" w:sz="0" w:space="0" w:color="auto"/>
                                                        <w:bottom w:val="none" w:sz="0" w:space="0" w:color="auto"/>
                                                        <w:right w:val="none" w:sz="0" w:space="0" w:color="auto"/>
                                                      </w:divBdr>
                                                    </w:div>
                                                  </w:divsChild>
                                                </w:div>
                                                <w:div w:id="1821995216">
                                                  <w:marLeft w:val="0"/>
                                                  <w:marRight w:val="0"/>
                                                  <w:marTop w:val="0"/>
                                                  <w:marBottom w:val="0"/>
                                                  <w:divBdr>
                                                    <w:top w:val="none" w:sz="0" w:space="0" w:color="auto"/>
                                                    <w:left w:val="none" w:sz="0" w:space="0" w:color="auto"/>
                                                    <w:bottom w:val="none" w:sz="0" w:space="0" w:color="auto"/>
                                                    <w:right w:val="none" w:sz="0" w:space="0" w:color="auto"/>
                                                  </w:divBdr>
                                                  <w:divsChild>
                                                    <w:div w:id="505944959">
                                                      <w:marLeft w:val="0"/>
                                                      <w:marRight w:val="0"/>
                                                      <w:marTop w:val="0"/>
                                                      <w:marBottom w:val="0"/>
                                                      <w:divBdr>
                                                        <w:top w:val="none" w:sz="0" w:space="0" w:color="auto"/>
                                                        <w:left w:val="none" w:sz="0" w:space="0" w:color="auto"/>
                                                        <w:bottom w:val="none" w:sz="0" w:space="0" w:color="auto"/>
                                                        <w:right w:val="none" w:sz="0" w:space="0" w:color="auto"/>
                                                      </w:divBdr>
                                                      <w:divsChild>
                                                        <w:div w:id="16179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89965">
                                      <w:marLeft w:val="0"/>
                                      <w:marRight w:val="0"/>
                                      <w:marTop w:val="0"/>
                                      <w:marBottom w:val="0"/>
                                      <w:divBdr>
                                        <w:top w:val="none" w:sz="0" w:space="0" w:color="auto"/>
                                        <w:left w:val="none" w:sz="0" w:space="0" w:color="auto"/>
                                        <w:bottom w:val="none" w:sz="0" w:space="0" w:color="auto"/>
                                        <w:right w:val="none" w:sz="0" w:space="0" w:color="auto"/>
                                      </w:divBdr>
                                      <w:divsChild>
                                        <w:div w:id="2004579360">
                                          <w:marLeft w:val="0"/>
                                          <w:marRight w:val="0"/>
                                          <w:marTop w:val="0"/>
                                          <w:marBottom w:val="0"/>
                                          <w:divBdr>
                                            <w:top w:val="none" w:sz="0" w:space="0" w:color="auto"/>
                                            <w:left w:val="none" w:sz="0" w:space="0" w:color="auto"/>
                                            <w:bottom w:val="none" w:sz="0" w:space="0" w:color="auto"/>
                                            <w:right w:val="none" w:sz="0" w:space="0" w:color="auto"/>
                                          </w:divBdr>
                                          <w:divsChild>
                                            <w:div w:id="300502341">
                                              <w:marLeft w:val="0"/>
                                              <w:marRight w:val="0"/>
                                              <w:marTop w:val="0"/>
                                              <w:marBottom w:val="0"/>
                                              <w:divBdr>
                                                <w:top w:val="none" w:sz="0" w:space="0" w:color="auto"/>
                                                <w:left w:val="none" w:sz="0" w:space="0" w:color="auto"/>
                                                <w:bottom w:val="none" w:sz="0" w:space="0" w:color="auto"/>
                                                <w:right w:val="none" w:sz="0" w:space="0" w:color="auto"/>
                                              </w:divBdr>
                                              <w:divsChild>
                                                <w:div w:id="688679694">
                                                  <w:marLeft w:val="0"/>
                                                  <w:marRight w:val="0"/>
                                                  <w:marTop w:val="0"/>
                                                  <w:marBottom w:val="0"/>
                                                  <w:divBdr>
                                                    <w:top w:val="none" w:sz="0" w:space="0" w:color="auto"/>
                                                    <w:left w:val="none" w:sz="0" w:space="0" w:color="auto"/>
                                                    <w:bottom w:val="none" w:sz="0" w:space="0" w:color="auto"/>
                                                    <w:right w:val="none" w:sz="0" w:space="0" w:color="auto"/>
                                                  </w:divBdr>
                                                  <w:divsChild>
                                                    <w:div w:id="1664548945">
                                                      <w:marLeft w:val="0"/>
                                                      <w:marRight w:val="0"/>
                                                      <w:marTop w:val="0"/>
                                                      <w:marBottom w:val="0"/>
                                                      <w:divBdr>
                                                        <w:top w:val="none" w:sz="0" w:space="0" w:color="auto"/>
                                                        <w:left w:val="none" w:sz="0" w:space="0" w:color="auto"/>
                                                        <w:bottom w:val="none" w:sz="0" w:space="0" w:color="auto"/>
                                                        <w:right w:val="none" w:sz="0" w:space="0" w:color="auto"/>
                                                      </w:divBdr>
                                                    </w:div>
                                                  </w:divsChild>
                                                </w:div>
                                                <w:div w:id="904415050">
                                                  <w:marLeft w:val="0"/>
                                                  <w:marRight w:val="0"/>
                                                  <w:marTop w:val="0"/>
                                                  <w:marBottom w:val="0"/>
                                                  <w:divBdr>
                                                    <w:top w:val="none" w:sz="0" w:space="0" w:color="auto"/>
                                                    <w:left w:val="none" w:sz="0" w:space="0" w:color="auto"/>
                                                    <w:bottom w:val="none" w:sz="0" w:space="0" w:color="auto"/>
                                                    <w:right w:val="none" w:sz="0" w:space="0" w:color="auto"/>
                                                  </w:divBdr>
                                                  <w:divsChild>
                                                    <w:div w:id="1809006121">
                                                      <w:marLeft w:val="0"/>
                                                      <w:marRight w:val="0"/>
                                                      <w:marTop w:val="0"/>
                                                      <w:marBottom w:val="0"/>
                                                      <w:divBdr>
                                                        <w:top w:val="none" w:sz="0" w:space="0" w:color="auto"/>
                                                        <w:left w:val="none" w:sz="0" w:space="0" w:color="auto"/>
                                                        <w:bottom w:val="none" w:sz="0" w:space="0" w:color="auto"/>
                                                        <w:right w:val="none" w:sz="0" w:space="0" w:color="auto"/>
                                                      </w:divBdr>
                                                      <w:divsChild>
                                                        <w:div w:id="2692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78484">
                                      <w:marLeft w:val="0"/>
                                      <w:marRight w:val="0"/>
                                      <w:marTop w:val="0"/>
                                      <w:marBottom w:val="0"/>
                                      <w:divBdr>
                                        <w:top w:val="none" w:sz="0" w:space="0" w:color="auto"/>
                                        <w:left w:val="none" w:sz="0" w:space="0" w:color="auto"/>
                                        <w:bottom w:val="none" w:sz="0" w:space="0" w:color="auto"/>
                                        <w:right w:val="none" w:sz="0" w:space="0" w:color="auto"/>
                                      </w:divBdr>
                                      <w:divsChild>
                                        <w:div w:id="846871859">
                                          <w:marLeft w:val="0"/>
                                          <w:marRight w:val="0"/>
                                          <w:marTop w:val="0"/>
                                          <w:marBottom w:val="0"/>
                                          <w:divBdr>
                                            <w:top w:val="none" w:sz="0" w:space="0" w:color="auto"/>
                                            <w:left w:val="none" w:sz="0" w:space="0" w:color="auto"/>
                                            <w:bottom w:val="none" w:sz="0" w:space="0" w:color="auto"/>
                                            <w:right w:val="none" w:sz="0" w:space="0" w:color="auto"/>
                                          </w:divBdr>
                                          <w:divsChild>
                                            <w:div w:id="1329211773">
                                              <w:marLeft w:val="0"/>
                                              <w:marRight w:val="0"/>
                                              <w:marTop w:val="0"/>
                                              <w:marBottom w:val="0"/>
                                              <w:divBdr>
                                                <w:top w:val="none" w:sz="0" w:space="0" w:color="auto"/>
                                                <w:left w:val="none" w:sz="0" w:space="0" w:color="auto"/>
                                                <w:bottom w:val="none" w:sz="0" w:space="0" w:color="auto"/>
                                                <w:right w:val="none" w:sz="0" w:space="0" w:color="auto"/>
                                              </w:divBdr>
                                              <w:divsChild>
                                                <w:div w:id="1907908813">
                                                  <w:marLeft w:val="0"/>
                                                  <w:marRight w:val="0"/>
                                                  <w:marTop w:val="0"/>
                                                  <w:marBottom w:val="0"/>
                                                  <w:divBdr>
                                                    <w:top w:val="none" w:sz="0" w:space="0" w:color="auto"/>
                                                    <w:left w:val="none" w:sz="0" w:space="0" w:color="auto"/>
                                                    <w:bottom w:val="none" w:sz="0" w:space="0" w:color="auto"/>
                                                    <w:right w:val="none" w:sz="0" w:space="0" w:color="auto"/>
                                                  </w:divBdr>
                                                  <w:divsChild>
                                                    <w:div w:id="1128014420">
                                                      <w:marLeft w:val="0"/>
                                                      <w:marRight w:val="0"/>
                                                      <w:marTop w:val="0"/>
                                                      <w:marBottom w:val="0"/>
                                                      <w:divBdr>
                                                        <w:top w:val="none" w:sz="0" w:space="0" w:color="auto"/>
                                                        <w:left w:val="none" w:sz="0" w:space="0" w:color="auto"/>
                                                        <w:bottom w:val="none" w:sz="0" w:space="0" w:color="auto"/>
                                                        <w:right w:val="none" w:sz="0" w:space="0" w:color="auto"/>
                                                      </w:divBdr>
                                                    </w:div>
                                                  </w:divsChild>
                                                </w:div>
                                                <w:div w:id="778374330">
                                                  <w:marLeft w:val="0"/>
                                                  <w:marRight w:val="0"/>
                                                  <w:marTop w:val="0"/>
                                                  <w:marBottom w:val="0"/>
                                                  <w:divBdr>
                                                    <w:top w:val="none" w:sz="0" w:space="0" w:color="auto"/>
                                                    <w:left w:val="none" w:sz="0" w:space="0" w:color="auto"/>
                                                    <w:bottom w:val="none" w:sz="0" w:space="0" w:color="auto"/>
                                                    <w:right w:val="none" w:sz="0" w:space="0" w:color="auto"/>
                                                  </w:divBdr>
                                                  <w:divsChild>
                                                    <w:div w:id="1550997301">
                                                      <w:marLeft w:val="0"/>
                                                      <w:marRight w:val="0"/>
                                                      <w:marTop w:val="0"/>
                                                      <w:marBottom w:val="0"/>
                                                      <w:divBdr>
                                                        <w:top w:val="none" w:sz="0" w:space="0" w:color="auto"/>
                                                        <w:left w:val="none" w:sz="0" w:space="0" w:color="auto"/>
                                                        <w:bottom w:val="none" w:sz="0" w:space="0" w:color="auto"/>
                                                        <w:right w:val="none" w:sz="0" w:space="0" w:color="auto"/>
                                                      </w:divBdr>
                                                      <w:divsChild>
                                                        <w:div w:id="13105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767070">
                                      <w:marLeft w:val="0"/>
                                      <w:marRight w:val="0"/>
                                      <w:marTop w:val="0"/>
                                      <w:marBottom w:val="0"/>
                                      <w:divBdr>
                                        <w:top w:val="none" w:sz="0" w:space="0" w:color="auto"/>
                                        <w:left w:val="none" w:sz="0" w:space="0" w:color="auto"/>
                                        <w:bottom w:val="none" w:sz="0" w:space="0" w:color="auto"/>
                                        <w:right w:val="none" w:sz="0" w:space="0" w:color="auto"/>
                                      </w:divBdr>
                                      <w:divsChild>
                                        <w:div w:id="1712337697">
                                          <w:marLeft w:val="0"/>
                                          <w:marRight w:val="0"/>
                                          <w:marTop w:val="0"/>
                                          <w:marBottom w:val="0"/>
                                          <w:divBdr>
                                            <w:top w:val="none" w:sz="0" w:space="0" w:color="auto"/>
                                            <w:left w:val="none" w:sz="0" w:space="0" w:color="auto"/>
                                            <w:bottom w:val="none" w:sz="0" w:space="0" w:color="auto"/>
                                            <w:right w:val="none" w:sz="0" w:space="0" w:color="auto"/>
                                          </w:divBdr>
                                          <w:divsChild>
                                            <w:div w:id="146558757">
                                              <w:marLeft w:val="0"/>
                                              <w:marRight w:val="0"/>
                                              <w:marTop w:val="0"/>
                                              <w:marBottom w:val="0"/>
                                              <w:divBdr>
                                                <w:top w:val="none" w:sz="0" w:space="0" w:color="auto"/>
                                                <w:left w:val="none" w:sz="0" w:space="0" w:color="auto"/>
                                                <w:bottom w:val="none" w:sz="0" w:space="0" w:color="auto"/>
                                                <w:right w:val="none" w:sz="0" w:space="0" w:color="auto"/>
                                              </w:divBdr>
                                              <w:divsChild>
                                                <w:div w:id="296301691">
                                                  <w:marLeft w:val="0"/>
                                                  <w:marRight w:val="0"/>
                                                  <w:marTop w:val="0"/>
                                                  <w:marBottom w:val="0"/>
                                                  <w:divBdr>
                                                    <w:top w:val="none" w:sz="0" w:space="0" w:color="auto"/>
                                                    <w:left w:val="none" w:sz="0" w:space="0" w:color="auto"/>
                                                    <w:bottom w:val="none" w:sz="0" w:space="0" w:color="auto"/>
                                                    <w:right w:val="none" w:sz="0" w:space="0" w:color="auto"/>
                                                  </w:divBdr>
                                                  <w:divsChild>
                                                    <w:div w:id="1570841880">
                                                      <w:marLeft w:val="0"/>
                                                      <w:marRight w:val="0"/>
                                                      <w:marTop w:val="0"/>
                                                      <w:marBottom w:val="0"/>
                                                      <w:divBdr>
                                                        <w:top w:val="none" w:sz="0" w:space="0" w:color="auto"/>
                                                        <w:left w:val="none" w:sz="0" w:space="0" w:color="auto"/>
                                                        <w:bottom w:val="none" w:sz="0" w:space="0" w:color="auto"/>
                                                        <w:right w:val="none" w:sz="0" w:space="0" w:color="auto"/>
                                                      </w:divBdr>
                                                    </w:div>
                                                  </w:divsChild>
                                                </w:div>
                                                <w:div w:id="1821732742">
                                                  <w:marLeft w:val="0"/>
                                                  <w:marRight w:val="0"/>
                                                  <w:marTop w:val="0"/>
                                                  <w:marBottom w:val="0"/>
                                                  <w:divBdr>
                                                    <w:top w:val="none" w:sz="0" w:space="0" w:color="auto"/>
                                                    <w:left w:val="none" w:sz="0" w:space="0" w:color="auto"/>
                                                    <w:bottom w:val="none" w:sz="0" w:space="0" w:color="auto"/>
                                                    <w:right w:val="none" w:sz="0" w:space="0" w:color="auto"/>
                                                  </w:divBdr>
                                                  <w:divsChild>
                                                    <w:div w:id="1032875352">
                                                      <w:marLeft w:val="0"/>
                                                      <w:marRight w:val="0"/>
                                                      <w:marTop w:val="0"/>
                                                      <w:marBottom w:val="0"/>
                                                      <w:divBdr>
                                                        <w:top w:val="none" w:sz="0" w:space="0" w:color="auto"/>
                                                        <w:left w:val="none" w:sz="0" w:space="0" w:color="auto"/>
                                                        <w:bottom w:val="none" w:sz="0" w:space="0" w:color="auto"/>
                                                        <w:right w:val="none" w:sz="0" w:space="0" w:color="auto"/>
                                                      </w:divBdr>
                                                      <w:divsChild>
                                                        <w:div w:id="17158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184940">
                              <w:marLeft w:val="0"/>
                              <w:marRight w:val="0"/>
                              <w:marTop w:val="0"/>
                              <w:marBottom w:val="0"/>
                              <w:divBdr>
                                <w:top w:val="none" w:sz="0" w:space="0" w:color="auto"/>
                                <w:left w:val="none" w:sz="0" w:space="0" w:color="auto"/>
                                <w:bottom w:val="none" w:sz="0" w:space="0" w:color="auto"/>
                                <w:right w:val="none" w:sz="0" w:space="0" w:color="auto"/>
                              </w:divBdr>
                              <w:divsChild>
                                <w:div w:id="1930194661">
                                  <w:marLeft w:val="0"/>
                                  <w:marRight w:val="0"/>
                                  <w:marTop w:val="0"/>
                                  <w:marBottom w:val="0"/>
                                  <w:divBdr>
                                    <w:top w:val="none" w:sz="0" w:space="0" w:color="auto"/>
                                    <w:left w:val="none" w:sz="0" w:space="0" w:color="auto"/>
                                    <w:bottom w:val="none" w:sz="0" w:space="0" w:color="auto"/>
                                    <w:right w:val="none" w:sz="0" w:space="0" w:color="auto"/>
                                  </w:divBdr>
                                  <w:divsChild>
                                    <w:div w:id="1644651023">
                                      <w:marLeft w:val="0"/>
                                      <w:marRight w:val="0"/>
                                      <w:marTop w:val="0"/>
                                      <w:marBottom w:val="0"/>
                                      <w:divBdr>
                                        <w:top w:val="none" w:sz="0" w:space="0" w:color="auto"/>
                                        <w:left w:val="none" w:sz="0" w:space="0" w:color="auto"/>
                                        <w:bottom w:val="none" w:sz="0" w:space="0" w:color="auto"/>
                                        <w:right w:val="none" w:sz="0" w:space="0" w:color="auto"/>
                                      </w:divBdr>
                                      <w:divsChild>
                                        <w:div w:id="1747454269">
                                          <w:marLeft w:val="0"/>
                                          <w:marRight w:val="0"/>
                                          <w:marTop w:val="0"/>
                                          <w:marBottom w:val="0"/>
                                          <w:divBdr>
                                            <w:top w:val="none" w:sz="0" w:space="0" w:color="auto"/>
                                            <w:left w:val="none" w:sz="0" w:space="0" w:color="auto"/>
                                            <w:bottom w:val="none" w:sz="0" w:space="0" w:color="auto"/>
                                            <w:right w:val="none" w:sz="0" w:space="0" w:color="auto"/>
                                          </w:divBdr>
                                          <w:divsChild>
                                            <w:div w:id="589659374">
                                              <w:marLeft w:val="0"/>
                                              <w:marRight w:val="0"/>
                                              <w:marTop w:val="0"/>
                                              <w:marBottom w:val="0"/>
                                              <w:divBdr>
                                                <w:top w:val="none" w:sz="0" w:space="0" w:color="auto"/>
                                                <w:left w:val="none" w:sz="0" w:space="0" w:color="auto"/>
                                                <w:bottom w:val="none" w:sz="0" w:space="0" w:color="auto"/>
                                                <w:right w:val="none" w:sz="0" w:space="0" w:color="auto"/>
                                              </w:divBdr>
                                              <w:divsChild>
                                                <w:div w:id="1106585120">
                                                  <w:marLeft w:val="0"/>
                                                  <w:marRight w:val="0"/>
                                                  <w:marTop w:val="0"/>
                                                  <w:marBottom w:val="0"/>
                                                  <w:divBdr>
                                                    <w:top w:val="none" w:sz="0" w:space="0" w:color="auto"/>
                                                    <w:left w:val="none" w:sz="0" w:space="0" w:color="auto"/>
                                                    <w:bottom w:val="none" w:sz="0" w:space="0" w:color="auto"/>
                                                    <w:right w:val="none" w:sz="0" w:space="0" w:color="auto"/>
                                                  </w:divBdr>
                                                  <w:divsChild>
                                                    <w:div w:id="677467567">
                                                      <w:marLeft w:val="0"/>
                                                      <w:marRight w:val="0"/>
                                                      <w:marTop w:val="0"/>
                                                      <w:marBottom w:val="0"/>
                                                      <w:divBdr>
                                                        <w:top w:val="none" w:sz="0" w:space="0" w:color="auto"/>
                                                        <w:left w:val="none" w:sz="0" w:space="0" w:color="auto"/>
                                                        <w:bottom w:val="none" w:sz="0" w:space="0" w:color="auto"/>
                                                        <w:right w:val="none" w:sz="0" w:space="0" w:color="auto"/>
                                                      </w:divBdr>
                                                      <w:divsChild>
                                                        <w:div w:id="2881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893833">
          <w:marLeft w:val="0"/>
          <w:marRight w:val="0"/>
          <w:marTop w:val="0"/>
          <w:marBottom w:val="0"/>
          <w:divBdr>
            <w:top w:val="none" w:sz="0" w:space="0" w:color="auto"/>
            <w:left w:val="none" w:sz="0" w:space="0" w:color="auto"/>
            <w:bottom w:val="none" w:sz="0" w:space="0" w:color="auto"/>
            <w:right w:val="none" w:sz="0" w:space="0" w:color="auto"/>
          </w:divBdr>
          <w:divsChild>
            <w:div w:id="170536771">
              <w:marLeft w:val="0"/>
              <w:marRight w:val="0"/>
              <w:marTop w:val="0"/>
              <w:marBottom w:val="0"/>
              <w:divBdr>
                <w:top w:val="single" w:sz="6" w:space="0" w:color="CECECE"/>
                <w:left w:val="single" w:sz="6" w:space="0" w:color="CECECE"/>
                <w:bottom w:val="single" w:sz="6" w:space="0" w:color="CECECE"/>
                <w:right w:val="single" w:sz="6" w:space="0" w:color="CECECE"/>
              </w:divBdr>
              <w:divsChild>
                <w:div w:id="345251800">
                  <w:marLeft w:val="0"/>
                  <w:marRight w:val="0"/>
                  <w:marTop w:val="0"/>
                  <w:marBottom w:val="0"/>
                  <w:divBdr>
                    <w:top w:val="none" w:sz="0" w:space="0" w:color="auto"/>
                    <w:left w:val="none" w:sz="0" w:space="0" w:color="auto"/>
                    <w:bottom w:val="none" w:sz="0" w:space="0" w:color="auto"/>
                    <w:right w:val="none" w:sz="0" w:space="0" w:color="auto"/>
                  </w:divBdr>
                  <w:divsChild>
                    <w:div w:id="761611215">
                      <w:marLeft w:val="0"/>
                      <w:marRight w:val="225"/>
                      <w:marTop w:val="0"/>
                      <w:marBottom w:val="75"/>
                      <w:divBdr>
                        <w:top w:val="none" w:sz="0" w:space="0" w:color="auto"/>
                        <w:left w:val="none" w:sz="0" w:space="0" w:color="auto"/>
                        <w:bottom w:val="none" w:sz="0" w:space="0" w:color="auto"/>
                        <w:right w:val="none" w:sz="0" w:space="0" w:color="auto"/>
                      </w:divBdr>
                    </w:div>
                    <w:div w:id="82149259">
                      <w:marLeft w:val="0"/>
                      <w:marRight w:val="0"/>
                      <w:marTop w:val="0"/>
                      <w:marBottom w:val="0"/>
                      <w:divBdr>
                        <w:top w:val="none" w:sz="0" w:space="0" w:color="auto"/>
                        <w:left w:val="none" w:sz="0" w:space="0" w:color="auto"/>
                        <w:bottom w:val="none" w:sz="0" w:space="0" w:color="auto"/>
                        <w:right w:val="none" w:sz="0" w:space="0" w:color="auto"/>
                      </w:divBdr>
                    </w:div>
                  </w:divsChild>
                </w:div>
                <w:div w:id="10194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docs.microsoft.com/en-us/cli/azure/install-azure-cli?view=azure-cli-latest"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heithollow.com/2016/07/11/azure-subscriptions/" TargetMode="Externa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hyperlink" Target="https://azure.microsoft.com/en-us/" TargetMode="External"/><Relationship Id="rId15" Type="http://schemas.openxmlformats.org/officeDocument/2006/relationships/image" Target="media/image8.png"/><Relationship Id="rId23" Type="http://schemas.openxmlformats.org/officeDocument/2006/relationships/fontTable" Target="fontTable.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4" ma:contentTypeDescription="Create a new document." ma:contentTypeScope="" ma:versionID="a8e7e3cadcc066daaf9b44182bbc3751">
  <xsd:schema xmlns:xsd="http://www.w3.org/2001/XMLSchema" xmlns:xs="http://www.w3.org/2001/XMLSchema" xmlns:p="http://schemas.microsoft.com/office/2006/metadata/properties" xmlns:ns2="24ce65f2-f4ee-4734-b023-07c740501d91" targetNamespace="http://schemas.microsoft.com/office/2006/metadata/properties" ma:root="true" ma:fieldsID="4faf9eda8d134547ac6c4448036839a2"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0140198-5463-45B6-83A9-A759F45C1E8F}"/>
</file>

<file path=customXml/itemProps2.xml><?xml version="1.0" encoding="utf-8"?>
<ds:datastoreItem xmlns:ds="http://schemas.openxmlformats.org/officeDocument/2006/customXml" ds:itemID="{C6BFBD7F-E587-47F7-95F2-8134B355D8DE}"/>
</file>

<file path=customXml/itemProps3.xml><?xml version="1.0" encoding="utf-8"?>
<ds:datastoreItem xmlns:ds="http://schemas.openxmlformats.org/officeDocument/2006/customXml" ds:itemID="{7C4A2480-990A-4AAC-BD8E-3C95C4124C0E}"/>
</file>

<file path=docProps/app.xml><?xml version="1.0" encoding="utf-8"?>
<Properties xmlns="http://schemas.openxmlformats.org/officeDocument/2006/extended-properties" xmlns:vt="http://schemas.openxmlformats.org/officeDocument/2006/docPropsVTypes">
  <Template>Normal.dotm</Template>
  <TotalTime>130</TotalTime>
  <Pages>10</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Vangala</dc:creator>
  <cp:keywords/>
  <dc:description/>
  <cp:lastModifiedBy>Madhuri K S</cp:lastModifiedBy>
  <cp:revision>13</cp:revision>
  <dcterms:created xsi:type="dcterms:W3CDTF">2020-05-21T06:50:00Z</dcterms:created>
  <dcterms:modified xsi:type="dcterms:W3CDTF">2020-05-21T13:49:00Z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